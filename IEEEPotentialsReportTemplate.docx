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69F1" w14:textId="44ECB712" w:rsidR="00732E46" w:rsidRDefault="00C328CF" w:rsidP="00101CAC">
      <w:pPr>
        <w:widowControl w:val="0"/>
        <w:pBdr>
          <w:top w:val="nil"/>
          <w:left w:val="nil"/>
          <w:bottom w:val="nil"/>
          <w:right w:val="nil"/>
          <w:between w:val="nil"/>
        </w:pBdr>
        <w:spacing w:line="252" w:lineRule="auto"/>
        <w:jc w:val="center"/>
        <w:rPr>
          <w:color w:val="000000"/>
          <w:sz w:val="18"/>
          <w:szCs w:val="18"/>
        </w:rPr>
      </w:pPr>
      <w:ins w:id="1" w:author="Author">
        <w:r>
          <w:rPr>
            <w:kern w:val="28"/>
            <w:sz w:val="48"/>
            <w:szCs w:val="48"/>
          </w:rPr>
          <w:t>Exploring</w:t>
        </w:r>
        <w:del w:id="2" w:author="Author">
          <w:r w:rsidR="003F0C8B" w:rsidDel="00C328CF">
            <w:rPr>
              <w:kern w:val="28"/>
              <w:sz w:val="48"/>
              <w:szCs w:val="48"/>
            </w:rPr>
            <w:delText>Exploring</w:delText>
          </w:r>
        </w:del>
        <w:r w:rsidR="003F0C8B">
          <w:rPr>
            <w:kern w:val="28"/>
            <w:sz w:val="48"/>
            <w:szCs w:val="48"/>
          </w:rPr>
          <w:t xml:space="preserve"> </w:t>
        </w:r>
      </w:ins>
      <w:r w:rsidR="00101CAC" w:rsidRPr="00101CAC">
        <w:rPr>
          <w:kern w:val="28"/>
          <w:sz w:val="48"/>
          <w:szCs w:val="48"/>
        </w:rPr>
        <w:t>AI-Driven</w:t>
      </w:r>
      <w:ins w:id="3" w:author="Author">
        <w:r w:rsidR="00D01C0B">
          <w:rPr>
            <w:kern w:val="28"/>
            <w:sz w:val="48"/>
            <w:szCs w:val="48"/>
          </w:rPr>
          <w:t xml:space="preserve"> Construction</w:t>
        </w:r>
        <w:r w:rsidR="0093165B">
          <w:rPr>
            <w:kern w:val="28"/>
            <w:sz w:val="48"/>
            <w:szCs w:val="48"/>
          </w:rPr>
          <w:t xml:space="preserve"> </w:t>
        </w:r>
        <w:del w:id="4" w:author="Author">
          <w:r w:rsidR="0093165B" w:rsidDel="00C62589">
            <w:rPr>
              <w:kern w:val="28"/>
              <w:sz w:val="48"/>
              <w:szCs w:val="48"/>
            </w:rPr>
            <w:delText xml:space="preserve">Site </w:delText>
          </w:r>
        </w:del>
        <w:r w:rsidR="0093165B">
          <w:rPr>
            <w:kern w:val="28"/>
            <w:sz w:val="48"/>
            <w:szCs w:val="48"/>
          </w:rPr>
          <w:t xml:space="preserve">Supervision for Human </w:t>
        </w:r>
        <w:del w:id="5" w:author="Author">
          <w:r w:rsidR="00DC444C" w:rsidDel="0093165B">
            <w:rPr>
              <w:kern w:val="28"/>
              <w:sz w:val="48"/>
              <w:szCs w:val="48"/>
            </w:rPr>
            <w:delText xml:space="preserve"> </w:delText>
          </w:r>
          <w:r w:rsidR="00D27509" w:rsidDel="0093165B">
            <w:rPr>
              <w:kern w:val="28"/>
              <w:sz w:val="48"/>
              <w:szCs w:val="48"/>
            </w:rPr>
            <w:delText xml:space="preserve">Safety </w:delText>
          </w:r>
        </w:del>
        <w:r>
          <w:rPr>
            <w:kern w:val="28"/>
            <w:sz w:val="48"/>
            <w:szCs w:val="48"/>
          </w:rPr>
          <w:t xml:space="preserve">Activity </w:t>
        </w:r>
        <w:del w:id="6" w:author="Author">
          <w:r w:rsidR="00DC444C" w:rsidDel="00D27509">
            <w:rPr>
              <w:kern w:val="28"/>
              <w:sz w:val="48"/>
              <w:szCs w:val="48"/>
            </w:rPr>
            <w:delText>Safety</w:delText>
          </w:r>
          <w:r w:rsidR="00D92C67" w:rsidDel="00DC444C">
            <w:rPr>
              <w:kern w:val="28"/>
              <w:sz w:val="48"/>
              <w:szCs w:val="48"/>
            </w:rPr>
            <w:delText>:</w:delText>
          </w:r>
        </w:del>
      </w:ins>
      <w:del w:id="7" w:author="Author">
        <w:r w:rsidR="00101CAC" w:rsidRPr="00101CAC" w:rsidDel="00DC444C">
          <w:rPr>
            <w:kern w:val="28"/>
            <w:sz w:val="48"/>
            <w:szCs w:val="48"/>
          </w:rPr>
          <w:delText xml:space="preserve"> Construction Safety: A Framework for </w:delText>
        </w:r>
      </w:del>
      <w:ins w:id="8" w:author="Author">
        <w:del w:id="9" w:author="Author">
          <w:r w:rsidR="00FC6C50" w:rsidDel="00DC444C">
            <w:rPr>
              <w:kern w:val="28"/>
              <w:sz w:val="48"/>
              <w:szCs w:val="48"/>
            </w:rPr>
            <w:delText xml:space="preserve">Exploring </w:delText>
          </w:r>
        </w:del>
      </w:ins>
      <w:del w:id="10" w:author="Author">
        <w:r w:rsidR="00101CAC" w:rsidRPr="00101CAC" w:rsidDel="00DC444C">
          <w:rPr>
            <w:kern w:val="28"/>
            <w:sz w:val="48"/>
            <w:szCs w:val="48"/>
          </w:rPr>
          <w:delText>Work Activity</w:delText>
        </w:r>
      </w:del>
      <w:ins w:id="11" w:author="Author">
        <w:del w:id="12" w:author="Author">
          <w:r w:rsidR="005A5536" w:rsidDel="00DC444C">
            <w:rPr>
              <w:kern w:val="28"/>
              <w:sz w:val="48"/>
              <w:szCs w:val="48"/>
            </w:rPr>
            <w:delText>Personal Protective Equipment</w:delText>
          </w:r>
        </w:del>
      </w:ins>
      <w:del w:id="13" w:author="Author">
        <w:r w:rsidR="00101CAC" w:rsidRPr="00101CAC" w:rsidDel="00DC444C">
          <w:rPr>
            <w:kern w:val="28"/>
            <w:sz w:val="48"/>
            <w:szCs w:val="48"/>
          </w:rPr>
          <w:delText xml:space="preserve"> Recognition and Risk Assessment</w:delText>
        </w:r>
      </w:del>
    </w:p>
    <w:p w14:paraId="78B28065" w14:textId="77777777" w:rsidR="00FC6C50" w:rsidRDefault="00FC6C50" w:rsidP="42C2AC74">
      <w:pPr>
        <w:pBdr>
          <w:top w:val="nil"/>
          <w:left w:val="nil"/>
          <w:bottom w:val="nil"/>
          <w:right w:val="nil"/>
          <w:between w:val="nil"/>
        </w:pBdr>
        <w:jc w:val="center"/>
        <w:rPr>
          <w:ins w:id="14" w:author="Author"/>
          <w:color w:val="000000" w:themeColor="text1"/>
          <w:sz w:val="22"/>
          <w:szCs w:val="22"/>
        </w:rPr>
      </w:pPr>
      <w:bookmarkStart w:id="15" w:name="_heading=h.gjdgxs"/>
      <w:bookmarkEnd w:id="15"/>
    </w:p>
    <w:p w14:paraId="685B3630" w14:textId="4219F323" w:rsidR="00A371DB" w:rsidRDefault="003E4D06" w:rsidP="42C2AC74">
      <w:pPr>
        <w:pBdr>
          <w:top w:val="nil"/>
          <w:left w:val="nil"/>
          <w:bottom w:val="nil"/>
          <w:right w:val="nil"/>
          <w:between w:val="nil"/>
        </w:pBdr>
        <w:jc w:val="center"/>
        <w:rPr>
          <w:ins w:id="16" w:author="Author"/>
          <w:color w:val="000000" w:themeColor="text1"/>
          <w:sz w:val="22"/>
          <w:szCs w:val="22"/>
        </w:rPr>
      </w:pPr>
      <w:r w:rsidRPr="42C2AC74">
        <w:rPr>
          <w:color w:val="000000" w:themeColor="text1"/>
          <w:sz w:val="22"/>
          <w:szCs w:val="22"/>
        </w:rPr>
        <w:t xml:space="preserve">Frankie Ling Tai Yaw, Lu Min Yeu, </w:t>
      </w:r>
      <w:ins w:id="17" w:author="Author">
        <w:del w:id="18" w:author="Author">
          <w:r w:rsidR="2D042A7F" w:rsidRPr="42C2AC74" w:rsidDel="00084FE2">
            <w:rPr>
              <w:color w:val="000000" w:themeColor="text1"/>
              <w:sz w:val="22"/>
              <w:szCs w:val="22"/>
            </w:rPr>
            <w:delText>Lau Bee Theng</w:delText>
          </w:r>
          <w:r w:rsidR="00A371DB" w:rsidDel="00084FE2">
            <w:rPr>
              <w:color w:val="000000" w:themeColor="text1"/>
              <w:sz w:val="22"/>
              <w:szCs w:val="22"/>
            </w:rPr>
            <w:delText>,</w:delText>
          </w:r>
          <w:r w:rsidR="2D042A7F" w:rsidRPr="42C2AC74" w:rsidDel="00084FE2">
            <w:rPr>
              <w:color w:val="000000" w:themeColor="text1"/>
              <w:sz w:val="22"/>
              <w:szCs w:val="22"/>
            </w:rPr>
            <w:delText xml:space="preserve"> </w:delText>
          </w:r>
        </w:del>
      </w:ins>
      <w:r w:rsidRPr="42C2AC74">
        <w:rPr>
          <w:color w:val="000000" w:themeColor="text1"/>
          <w:sz w:val="22"/>
          <w:szCs w:val="22"/>
        </w:rPr>
        <w:t xml:space="preserve">Jee Sin Wee, </w:t>
      </w:r>
      <w:del w:id="19" w:author="Author">
        <w:r w:rsidRPr="42C2AC74" w:rsidDel="00B35271">
          <w:rPr>
            <w:color w:val="000000" w:themeColor="text1"/>
            <w:sz w:val="22"/>
            <w:szCs w:val="22"/>
          </w:rPr>
          <w:delText xml:space="preserve">and </w:delText>
        </w:r>
      </w:del>
      <w:r w:rsidRPr="42C2AC74">
        <w:rPr>
          <w:color w:val="000000" w:themeColor="text1"/>
          <w:sz w:val="22"/>
          <w:szCs w:val="22"/>
        </w:rPr>
        <w:t xml:space="preserve">Muhammad </w:t>
      </w:r>
      <w:proofErr w:type="spellStart"/>
      <w:r w:rsidRPr="42C2AC74">
        <w:rPr>
          <w:color w:val="000000" w:themeColor="text1"/>
          <w:sz w:val="22"/>
          <w:szCs w:val="22"/>
        </w:rPr>
        <w:t>Ashrull</w:t>
      </w:r>
      <w:proofErr w:type="spellEnd"/>
      <w:r w:rsidRPr="42C2AC74">
        <w:rPr>
          <w:color w:val="000000" w:themeColor="text1"/>
          <w:sz w:val="22"/>
          <w:szCs w:val="22"/>
        </w:rPr>
        <w:t xml:space="preserve"> bin Rahmad, </w:t>
      </w:r>
      <w:ins w:id="20" w:author="Author">
        <w:r w:rsidR="00B35271">
          <w:rPr>
            <w:color w:val="000000" w:themeColor="text1"/>
            <w:sz w:val="22"/>
            <w:szCs w:val="22"/>
          </w:rPr>
          <w:t xml:space="preserve">and </w:t>
        </w:r>
        <w:r w:rsidR="00084FE2" w:rsidRPr="42C2AC74">
          <w:rPr>
            <w:color w:val="000000" w:themeColor="text1"/>
            <w:sz w:val="22"/>
            <w:szCs w:val="22"/>
          </w:rPr>
          <w:t>Lau Bee Theng</w:t>
        </w:r>
      </w:ins>
    </w:p>
    <w:p w14:paraId="18D4227D" w14:textId="29777F4B" w:rsidR="007E713A" w:rsidRDefault="003E4D06" w:rsidP="42C2AC74">
      <w:pPr>
        <w:pBdr>
          <w:top w:val="nil"/>
          <w:left w:val="nil"/>
          <w:bottom w:val="nil"/>
          <w:right w:val="nil"/>
          <w:between w:val="nil"/>
        </w:pBdr>
        <w:jc w:val="center"/>
        <w:rPr>
          <w:ins w:id="21" w:author="Author"/>
          <w:color w:val="000000" w:themeColor="text1"/>
          <w:sz w:val="22"/>
          <w:szCs w:val="22"/>
        </w:rPr>
      </w:pPr>
      <w:r w:rsidRPr="42C2AC74">
        <w:rPr>
          <w:color w:val="000000" w:themeColor="text1"/>
          <w:sz w:val="22"/>
          <w:szCs w:val="22"/>
        </w:rPr>
        <w:t>Swinburne University of Technology Sarawak</w:t>
      </w:r>
      <w:ins w:id="22" w:author="Author">
        <w:r w:rsidR="006E2884">
          <w:rPr>
            <w:color w:val="000000" w:themeColor="text1"/>
            <w:sz w:val="22"/>
            <w:szCs w:val="22"/>
          </w:rPr>
          <w:t xml:space="preserve"> Campus</w:t>
        </w:r>
      </w:ins>
    </w:p>
    <w:p w14:paraId="6BA8A13A" w14:textId="77777777" w:rsidR="00FC6C50" w:rsidRDefault="00FC6C50" w:rsidP="42C2AC74">
      <w:pPr>
        <w:pBdr>
          <w:top w:val="nil"/>
          <w:left w:val="nil"/>
          <w:bottom w:val="nil"/>
          <w:right w:val="nil"/>
          <w:between w:val="nil"/>
        </w:pBdr>
        <w:jc w:val="center"/>
        <w:rPr>
          <w:ins w:id="23" w:author="Author"/>
          <w:color w:val="000000" w:themeColor="text1"/>
          <w:sz w:val="22"/>
          <w:szCs w:val="22"/>
        </w:rPr>
      </w:pPr>
    </w:p>
    <w:p w14:paraId="06590BF3" w14:textId="1EADB282" w:rsidR="00FC6C50" w:rsidRPr="001C4658" w:rsidRDefault="00FC6C50" w:rsidP="42C2AC74">
      <w:pPr>
        <w:pBdr>
          <w:top w:val="nil"/>
          <w:left w:val="nil"/>
          <w:bottom w:val="nil"/>
          <w:right w:val="nil"/>
          <w:between w:val="nil"/>
        </w:pBdr>
        <w:jc w:val="center"/>
        <w:rPr>
          <w:color w:val="000000"/>
          <w:sz w:val="22"/>
          <w:szCs w:val="22"/>
        </w:rPr>
        <w:sectPr w:rsidR="00FC6C50" w:rsidRPr="001C4658" w:rsidSect="00002FAF">
          <w:headerReference w:type="default" r:id="rId9"/>
          <w:type w:val="continuous"/>
          <w:pgSz w:w="12240" w:h="15840"/>
          <w:pgMar w:top="1008" w:right="936" w:bottom="1008" w:left="936" w:header="432" w:footer="432" w:gutter="0"/>
          <w:pgNumType w:start="1"/>
          <w:cols w:space="288"/>
        </w:sectPr>
      </w:pPr>
    </w:p>
    <w:p w14:paraId="59F2D0B6" w14:textId="11E53DD7" w:rsidR="00732E46" w:rsidRPr="0003442C" w:rsidDel="008A27E2" w:rsidRDefault="00DB3364" w:rsidP="00D054C2">
      <w:pPr>
        <w:pStyle w:val="Heading1"/>
        <w:rPr>
          <w:del w:id="24" w:author="Author"/>
        </w:rPr>
      </w:pPr>
      <w:commentRangeStart w:id="25"/>
      <w:del w:id="26" w:author="Author">
        <w:r w:rsidDel="008A27E2">
          <w:delText xml:space="preserve">I. </w:delText>
        </w:r>
        <w:r w:rsidR="000F2C11" w:rsidDel="008A27E2">
          <w:delText>INTRODUCTION</w:delText>
        </w:r>
      </w:del>
    </w:p>
    <w:p w14:paraId="43794709" w14:textId="5CDA01CD" w:rsidR="004063A4" w:rsidRPr="004063A4" w:rsidDel="008A27E2" w:rsidRDefault="00B5108C" w:rsidP="42C2AC74">
      <w:pPr>
        <w:keepNext/>
        <w:framePr w:dropCap="drop" w:lines="3" w:wrap="around" w:vAnchor="text" w:hAnchor="text"/>
        <w:pBdr>
          <w:top w:val="nil"/>
          <w:left w:val="nil"/>
        </w:pBdr>
        <w:spacing w:line="724" w:lineRule="exact"/>
        <w:jc w:val="both"/>
        <w:textAlignment w:val="baseline"/>
        <w:rPr>
          <w:del w:id="27" w:author="Author"/>
          <w:smallCaps/>
          <w:color w:val="000000"/>
          <w:position w:val="-9"/>
          <w:sz w:val="97"/>
          <w:szCs w:val="97"/>
        </w:rPr>
      </w:pPr>
      <w:del w:id="28" w:author="Author">
        <w:r w:rsidRPr="42C2AC74" w:rsidDel="008A27E2">
          <w:rPr>
            <w:smallCaps/>
            <w:color w:val="000000" w:themeColor="text1"/>
            <w:sz w:val="97"/>
            <w:szCs w:val="97"/>
          </w:rPr>
          <w:delText>C</w:delText>
        </w:r>
      </w:del>
    </w:p>
    <w:p w14:paraId="54F1F3F1" w14:textId="77777777" w:rsidR="008A27E2" w:rsidDel="00902071" w:rsidRDefault="008A27E2" w:rsidP="42C2AC74">
      <w:pPr>
        <w:widowControl w:val="0"/>
        <w:pBdr>
          <w:top w:val="nil"/>
          <w:left w:val="nil"/>
          <w:bottom w:val="nil"/>
          <w:right w:val="nil"/>
          <w:between w:val="nil"/>
        </w:pBdr>
        <w:spacing w:line="252" w:lineRule="auto"/>
        <w:jc w:val="both"/>
        <w:rPr>
          <w:ins w:id="29" w:author="Author"/>
          <w:del w:id="30" w:author="Author"/>
          <w:color w:val="000000" w:themeColor="text1"/>
        </w:rPr>
      </w:pPr>
    </w:p>
    <w:p w14:paraId="2B23E3CD" w14:textId="77777777" w:rsidR="008A27E2" w:rsidDel="00902071" w:rsidRDefault="008A27E2" w:rsidP="42C2AC74">
      <w:pPr>
        <w:widowControl w:val="0"/>
        <w:pBdr>
          <w:top w:val="nil"/>
          <w:left w:val="nil"/>
          <w:bottom w:val="nil"/>
          <w:right w:val="nil"/>
          <w:between w:val="nil"/>
        </w:pBdr>
        <w:spacing w:line="252" w:lineRule="auto"/>
        <w:jc w:val="both"/>
        <w:rPr>
          <w:ins w:id="31" w:author="Author"/>
          <w:del w:id="32" w:author="Author"/>
          <w:color w:val="000000" w:themeColor="text1"/>
        </w:rPr>
      </w:pPr>
    </w:p>
    <w:p w14:paraId="5A2807D1" w14:textId="038E33BC" w:rsidR="008A27E2" w:rsidRDefault="009C41F7">
      <w:pPr>
        <w:pStyle w:val="Heading1"/>
        <w:numPr>
          <w:ilvl w:val="0"/>
          <w:numId w:val="14"/>
        </w:numPr>
        <w:rPr>
          <w:ins w:id="33" w:author="Author"/>
        </w:rPr>
        <w:pPrChange w:id="34" w:author="Author">
          <w:pPr>
            <w:widowControl w:val="0"/>
            <w:pBdr>
              <w:top w:val="nil"/>
              <w:left w:val="nil"/>
              <w:bottom w:val="nil"/>
              <w:right w:val="nil"/>
              <w:between w:val="nil"/>
            </w:pBdr>
            <w:spacing w:line="252" w:lineRule="auto"/>
            <w:jc w:val="both"/>
          </w:pPr>
        </w:pPrChange>
      </w:pPr>
      <w:moveToRangeStart w:id="35" w:author="Author" w:name="move216272430"/>
      <w:moveTo w:id="36" w:author="Author" w16du:dateUtc="2025-12-10T07:20:00Z">
        <w:r w:rsidRPr="00F45B88">
          <w:t>Current State and Challenges</w:t>
        </w:r>
      </w:moveTo>
      <w:moveToRangeEnd w:id="35"/>
      <w:ins w:id="37" w:author="Author">
        <w:del w:id="38" w:author="Author">
          <w:r w:rsidR="008A27E2" w:rsidDel="009C41F7">
            <w:delText>Introduction</w:delText>
          </w:r>
        </w:del>
      </w:ins>
      <w:commentRangeEnd w:id="25"/>
      <w:r w:rsidR="00DF4A80">
        <w:rPr>
          <w:rStyle w:val="CommentReference"/>
          <w:sz w:val="20"/>
          <w:szCs w:val="20"/>
        </w:rPr>
        <w:commentReference w:id="25"/>
      </w:r>
    </w:p>
    <w:p w14:paraId="17F70C16" w14:textId="2AAB8189" w:rsidR="00732E46" w:rsidRDefault="484E0F3F" w:rsidP="42C2AC74">
      <w:pPr>
        <w:widowControl w:val="0"/>
        <w:pBdr>
          <w:top w:val="nil"/>
          <w:left w:val="nil"/>
          <w:bottom w:val="nil"/>
          <w:right w:val="nil"/>
          <w:between w:val="nil"/>
        </w:pBdr>
        <w:spacing w:line="252" w:lineRule="auto"/>
        <w:jc w:val="both"/>
        <w:rPr>
          <w:color w:val="000000"/>
        </w:rPr>
      </w:pPr>
      <w:ins w:id="39" w:author="Author">
        <w:r w:rsidRPr="42C2AC74">
          <w:rPr>
            <w:color w:val="000000" w:themeColor="text1"/>
          </w:rPr>
          <w:t>C</w:t>
        </w:r>
      </w:ins>
      <w:r w:rsidR="00B5108C" w:rsidRPr="42C2AC74">
        <w:rPr>
          <w:color w:val="000000" w:themeColor="text1"/>
        </w:rPr>
        <w:t xml:space="preserve">onstruction sites </w:t>
      </w:r>
      <w:r w:rsidR="000B29CA" w:rsidRPr="42C2AC74">
        <w:rPr>
          <w:color w:val="000000" w:themeColor="text1"/>
        </w:rPr>
        <w:t xml:space="preserve">represent inherently dangerous environments where safety frequently hinges on a simple human factor: the neglect of Personal Protective </w:t>
      </w:r>
      <w:ins w:id="40" w:author="Author">
        <w:r w:rsidR="6B84FD0D" w:rsidRPr="42C2AC74">
          <w:rPr>
            <w:color w:val="000000" w:themeColor="text1"/>
          </w:rPr>
          <w:t>Equipment</w:t>
        </w:r>
      </w:ins>
      <w:del w:id="41" w:author="Author">
        <w:r w:rsidR="00B5108C" w:rsidRPr="42C2AC74" w:rsidDel="000B29CA">
          <w:rPr>
            <w:color w:val="000000" w:themeColor="text1"/>
          </w:rPr>
          <w:delText>Equipment</w:delText>
        </w:r>
      </w:del>
      <w:r w:rsidR="000B29CA" w:rsidRPr="42C2AC74">
        <w:rPr>
          <w:color w:val="000000" w:themeColor="text1"/>
        </w:rPr>
        <w:t xml:space="preserve"> (PPE). Workers often discard</w:t>
      </w:r>
      <w:r w:rsidR="000B29CA" w:rsidRPr="2E987358">
        <w:rPr>
          <w:color w:val="000000" w:themeColor="text1"/>
        </w:rPr>
        <w:t xml:space="preserve"> </w:t>
      </w:r>
      <w:ins w:id="42" w:author="Author">
        <w:r w:rsidR="1FAB2E17" w:rsidRPr="2E987358">
          <w:rPr>
            <w:color w:val="000000" w:themeColor="text1"/>
          </w:rPr>
          <w:t>helmets</w:t>
        </w:r>
        <w:r w:rsidR="000B29CA" w:rsidRPr="42C2AC74">
          <w:rPr>
            <w:color w:val="000000" w:themeColor="text1"/>
          </w:rPr>
          <w:t xml:space="preserve"> </w:t>
        </w:r>
      </w:ins>
      <w:del w:id="43" w:author="Author">
        <w:r w:rsidR="000B29CA" w:rsidRPr="42C2AC74">
          <w:rPr>
            <w:color w:val="000000" w:themeColor="text1"/>
          </w:rPr>
          <w:delText xml:space="preserve">helmets </w:delText>
        </w:r>
      </w:del>
      <w:r w:rsidR="000B29CA" w:rsidRPr="42C2AC74">
        <w:rPr>
          <w:color w:val="000000" w:themeColor="text1"/>
        </w:rPr>
        <w:t>or vests due to discomfort or mobility restrictions. Furthermore, traditional monitoring methods, which rely heavily on manual supervision, are often slow, inconsistent, and prone to error</w:t>
      </w:r>
      <w:del w:id="44" w:author="Author">
        <w:r w:rsidR="000B29CA" w:rsidRPr="42C2AC74" w:rsidDel="009C41F7">
          <w:rPr>
            <w:color w:val="000000" w:themeColor="text1"/>
          </w:rPr>
          <w:delText>. To address this critical gap, a team at Swinburne University of Technology Sarawak</w:delText>
        </w:r>
      </w:del>
      <w:ins w:id="45" w:author="Author">
        <w:del w:id="46" w:author="Author">
          <w:r w:rsidR="00EF1B8A" w:rsidDel="009C41F7">
            <w:rPr>
              <w:color w:val="000000" w:themeColor="text1"/>
            </w:rPr>
            <w:delText>we prototyped</w:delText>
          </w:r>
        </w:del>
      </w:ins>
      <w:del w:id="47" w:author="Author">
        <w:r w:rsidR="000B29CA" w:rsidRPr="42C2AC74" w:rsidDel="009C41F7">
          <w:rPr>
            <w:color w:val="000000" w:themeColor="text1"/>
          </w:rPr>
          <w:delText xml:space="preserve"> developed the</w:delText>
        </w:r>
      </w:del>
      <w:ins w:id="48" w:author="Author">
        <w:del w:id="49" w:author="Author">
          <w:r w:rsidR="00EF1B8A" w:rsidDel="009C41F7">
            <w:rPr>
              <w:color w:val="000000" w:themeColor="text1"/>
            </w:rPr>
            <w:delText xml:space="preserve"> a</w:delText>
          </w:r>
        </w:del>
      </w:ins>
      <w:del w:id="50" w:author="Author">
        <w:r w:rsidR="000B29CA" w:rsidRPr="42C2AC74" w:rsidDel="009C41F7">
          <w:rPr>
            <w:color w:val="000000" w:themeColor="text1"/>
          </w:rPr>
          <w:delText xml:space="preserve"> "Workplace Safety Monitor"</w:delText>
        </w:r>
        <w:r w:rsidR="00225DB6" w:rsidRPr="42C2AC74" w:rsidDel="009C41F7">
          <w:rPr>
            <w:color w:val="000000" w:themeColor="text1"/>
          </w:rPr>
          <w:delText xml:space="preserve"> system</w:delText>
        </w:r>
        <w:r w:rsidR="000B29CA" w:rsidRPr="42C2AC74" w:rsidDel="009C41F7">
          <w:rPr>
            <w:color w:val="000000" w:themeColor="text1"/>
          </w:rPr>
          <w:delText xml:space="preserve"> to move beyond simple object detection and</w:delText>
        </w:r>
      </w:del>
      <w:ins w:id="51" w:author="Author">
        <w:del w:id="52" w:author="Author">
          <w:r w:rsidR="00E725A5" w:rsidDel="009C41F7">
            <w:rPr>
              <w:color w:val="000000" w:themeColor="text1"/>
            </w:rPr>
            <w:delText>that moves beyond simple object detection to</w:delText>
          </w:r>
        </w:del>
      </w:ins>
      <w:del w:id="53" w:author="Author">
        <w:r w:rsidR="000B29CA" w:rsidRPr="42C2AC74" w:rsidDel="009C41F7">
          <w:rPr>
            <w:color w:val="000000" w:themeColor="text1"/>
          </w:rPr>
          <w:delText xml:space="preserve"> create a system capable of understanding </w:delText>
        </w:r>
      </w:del>
      <w:ins w:id="54" w:author="Author">
        <w:del w:id="55" w:author="Author">
          <w:r w:rsidR="00E725A5" w:rsidDel="009C41F7">
            <w:rPr>
              <w:color w:val="000000" w:themeColor="text1"/>
            </w:rPr>
            <w:delText xml:space="preserve">construction </w:delText>
          </w:r>
        </w:del>
      </w:ins>
      <w:del w:id="56" w:author="Author">
        <w:r w:rsidR="000B29CA" w:rsidRPr="42C2AC74" w:rsidDel="009C41F7">
          <w:rPr>
            <w:color w:val="000000" w:themeColor="text1"/>
          </w:rPr>
          <w:delText>context</w:delText>
        </w:r>
      </w:del>
      <w:ins w:id="57" w:author="Author">
        <w:del w:id="58" w:author="Author">
          <w:r w:rsidR="00E725A5" w:rsidDel="009C41F7">
            <w:rPr>
              <w:color w:val="000000" w:themeColor="text1"/>
            </w:rPr>
            <w:delText>s</w:delText>
          </w:r>
        </w:del>
      </w:ins>
      <w:del w:id="59" w:author="Author">
        <w:r w:rsidR="000B29CA" w:rsidRPr="42C2AC74" w:rsidDel="009C41F7">
          <w:rPr>
            <w:color w:val="000000" w:themeColor="text1"/>
          </w:rPr>
          <w:delText xml:space="preserve">. By integrating discriminative Computer Vision (CV) with Generative AI, the system not only identifies missing </w:delText>
        </w:r>
      </w:del>
      <w:ins w:id="60" w:author="Author">
        <w:del w:id="61" w:author="Author">
          <w:r w:rsidR="00C562A5" w:rsidDel="009C41F7">
            <w:rPr>
              <w:color w:val="000000" w:themeColor="text1"/>
            </w:rPr>
            <w:delText>PPE</w:delText>
          </w:r>
        </w:del>
      </w:ins>
      <w:del w:id="62" w:author="Author">
        <w:r w:rsidR="000B29CA" w:rsidRPr="42C2AC74" w:rsidDel="009C41F7">
          <w:rPr>
            <w:color w:val="000000" w:themeColor="text1"/>
          </w:rPr>
          <w:delText>equipment but also comprehends the significance of the violation, generating real-time risk reports based on</w:delText>
        </w:r>
      </w:del>
      <w:ins w:id="63" w:author="Author">
        <w:del w:id="64" w:author="Author">
          <w:r w:rsidR="00A371DB" w:rsidDel="009C41F7">
            <w:rPr>
              <w:color w:val="000000" w:themeColor="text1"/>
            </w:rPr>
            <w:delText>that adhere to</w:delText>
          </w:r>
        </w:del>
      </w:ins>
      <w:del w:id="65" w:author="Author">
        <w:r w:rsidR="000B29CA" w:rsidRPr="42C2AC74" w:rsidDel="009C41F7">
          <w:rPr>
            <w:color w:val="000000" w:themeColor="text1"/>
          </w:rPr>
          <w:delText xml:space="preserve"> official safety regulations</w:delText>
        </w:r>
      </w:del>
      <w:r w:rsidR="000F2C11" w:rsidRPr="42C2AC74">
        <w:rPr>
          <w:color w:val="000000" w:themeColor="text1"/>
        </w:rPr>
        <w:t>.</w:t>
      </w:r>
    </w:p>
    <w:p w14:paraId="7B97602F" w14:textId="37A11C0E" w:rsidR="00732E46" w:rsidDel="009C41F7" w:rsidRDefault="00DB3364" w:rsidP="008A27E2">
      <w:pPr>
        <w:pStyle w:val="Heading1"/>
        <w:rPr>
          <w:del w:id="66" w:author="Author"/>
        </w:rPr>
      </w:pPr>
      <w:del w:id="67" w:author="Author">
        <w:r w:rsidDel="009C41F7">
          <w:delText xml:space="preserve">II. </w:delText>
        </w:r>
        <w:r w:rsidR="0009315C" w:rsidRPr="0009315C" w:rsidDel="009C41F7">
          <w:delText>Current</w:delText>
        </w:r>
      </w:del>
      <w:ins w:id="68" w:author="Author">
        <w:del w:id="69" w:author="Author">
          <w:r w:rsidR="00512AC5" w:rsidDel="009C41F7">
            <w:delText xml:space="preserve"> </w:delText>
          </w:r>
        </w:del>
      </w:ins>
      <w:moveFromRangeStart w:id="70" w:author="Author" w:name="move216272430"/>
      <w:moveFrom w:id="71" w:author="Author" w16du:dateUtc="2025-12-10T07:20:00Z">
        <w:ins w:id="72" w:author="Author">
          <w:del w:id="73" w:author="Author">
            <w:r w:rsidR="00F45B88" w:rsidRPr="00F45B88" w:rsidDel="009C41F7">
              <w:delText>Current State and Challenges</w:delText>
            </w:r>
          </w:del>
        </w:ins>
      </w:moveFrom>
      <w:moveFromRangeEnd w:id="70"/>
      <w:del w:id="74" w:author="Author">
        <w:r w:rsidR="0009315C" w:rsidRPr="0009315C" w:rsidDel="009C41F7">
          <w:delText xml:space="preserve"> Approaches and Limitations</w:delText>
        </w:r>
      </w:del>
    </w:p>
    <w:p w14:paraId="2228A440" w14:textId="1366EFCC" w:rsidR="0037046B" w:rsidRPr="0037046B" w:rsidRDefault="0037046B" w:rsidP="42C2AC74">
      <w:pPr>
        <w:widowControl w:val="0"/>
        <w:pBdr>
          <w:top w:val="nil"/>
          <w:left w:val="nil"/>
          <w:bottom w:val="nil"/>
          <w:right w:val="nil"/>
          <w:between w:val="nil"/>
        </w:pBdr>
        <w:spacing w:line="252" w:lineRule="auto"/>
        <w:ind w:firstLine="144"/>
        <w:jc w:val="both"/>
        <w:rPr>
          <w:del w:id="75" w:author="Author"/>
          <w:color w:val="000000"/>
          <w:lang w:val="en-MY"/>
        </w:rPr>
      </w:pPr>
      <w:r w:rsidRPr="42C2AC74">
        <w:rPr>
          <w:color w:val="000000" w:themeColor="text1"/>
          <w:lang w:val="en-MY"/>
        </w:rPr>
        <w:t>Deep learning detectors, particularly the You Only Look Once (YOLO) architecture, have become the industry standard for PPE recognition. Research by Akmal, Lestari, and Pradana [1] demonstrated that these models can achieve accuracy rates exceeding 95% in controlled environments. However, real-world construction sites are rarely controlled</w:t>
      </w:r>
      <w:r w:rsidR="00D054C2" w:rsidRPr="42C2AC74">
        <w:rPr>
          <w:color w:val="000000" w:themeColor="text1"/>
          <w:lang w:val="en-MY"/>
        </w:rPr>
        <w:t xml:space="preserve">. In this </w:t>
      </w:r>
      <w:r w:rsidR="002450F4" w:rsidRPr="42C2AC74">
        <w:rPr>
          <w:color w:val="000000" w:themeColor="text1"/>
          <w:lang w:val="en-MY"/>
        </w:rPr>
        <w:t xml:space="preserve">case, construction sites </w:t>
      </w:r>
      <w:del w:id="76" w:author="Author">
        <w:r w:rsidR="002450F4" w:rsidRPr="42C2AC74" w:rsidDel="00A371DB">
          <w:rPr>
            <w:color w:val="000000" w:themeColor="text1"/>
            <w:lang w:val="en-MY"/>
          </w:rPr>
          <w:delText>are often</w:delText>
        </w:r>
        <w:r w:rsidRPr="42C2AC74" w:rsidDel="00A371DB">
          <w:rPr>
            <w:color w:val="000000" w:themeColor="text1"/>
            <w:lang w:val="en-MY"/>
          </w:rPr>
          <w:delText xml:space="preserve"> </w:delText>
        </w:r>
        <w:r w:rsidR="002450F4" w:rsidRPr="42C2AC74" w:rsidDel="00A371DB">
          <w:rPr>
            <w:color w:val="000000" w:themeColor="text1"/>
            <w:lang w:val="en-MY"/>
          </w:rPr>
          <w:delText>consisting</w:delText>
        </w:r>
      </w:del>
      <w:ins w:id="77" w:author="Author">
        <w:r w:rsidR="00A371DB">
          <w:rPr>
            <w:color w:val="000000" w:themeColor="text1"/>
            <w:lang w:val="en-MY"/>
          </w:rPr>
          <w:t>often consist</w:t>
        </w:r>
      </w:ins>
      <w:r w:rsidR="002450F4" w:rsidRPr="42C2AC74">
        <w:rPr>
          <w:color w:val="000000" w:themeColor="text1"/>
          <w:lang w:val="en-MY"/>
        </w:rPr>
        <w:t xml:space="preserve"> of</w:t>
      </w:r>
      <w:r w:rsidRPr="42C2AC74">
        <w:rPr>
          <w:color w:val="000000" w:themeColor="text1"/>
          <w:lang w:val="en-MY"/>
        </w:rPr>
        <w:t xml:space="preserve"> chaotic environments plagued by dynamic lighting, dust, and visual obstructions, which frequently cause standard models to fail.</w:t>
      </w:r>
    </w:p>
    <w:p w14:paraId="0C31FFD9" w14:textId="23D1AD2F" w:rsidR="0037046B" w:rsidRPr="0037046B" w:rsidRDefault="0037046B" w:rsidP="42C2AC74">
      <w:pPr>
        <w:widowControl w:val="0"/>
        <w:pBdr>
          <w:top w:val="nil"/>
          <w:left w:val="nil"/>
          <w:bottom w:val="nil"/>
          <w:right w:val="nil"/>
          <w:between w:val="nil"/>
        </w:pBdr>
        <w:spacing w:line="252" w:lineRule="auto"/>
        <w:ind w:firstLine="144"/>
        <w:jc w:val="both"/>
        <w:rPr>
          <w:color w:val="000000"/>
          <w:lang w:val="en-MY"/>
        </w:rPr>
      </w:pPr>
      <w:del w:id="78" w:author="Author">
        <w:r w:rsidRPr="42C2AC74" w:rsidDel="0037046B">
          <w:rPr>
            <w:color w:val="000000" w:themeColor="text1"/>
            <w:lang w:val="en-MY"/>
          </w:rPr>
          <w:delText>Furthermore, standar</w:delText>
        </w:r>
      </w:del>
      <w:ins w:id="79" w:author="Author">
        <w:r w:rsidR="56581524" w:rsidRPr="42C2AC74">
          <w:rPr>
            <w:color w:val="000000" w:themeColor="text1"/>
            <w:lang w:val="en-MY"/>
          </w:rPr>
          <w:t xml:space="preserve"> The failure </w:t>
        </w:r>
        <w:del w:id="80" w:author="Author">
          <w:r w:rsidR="56581524" w:rsidRPr="42C2AC74" w:rsidDel="00A371DB">
            <w:rPr>
              <w:color w:val="000000" w:themeColor="text1"/>
              <w:lang w:val="en-MY"/>
            </w:rPr>
            <w:delText>highly due to stand</w:delText>
          </w:r>
          <w:r w:rsidR="2BB67FB3" w:rsidRPr="42C2AC74" w:rsidDel="00A371DB">
            <w:rPr>
              <w:color w:val="000000" w:themeColor="text1"/>
              <w:lang w:val="en-MY"/>
            </w:rPr>
            <w:delText>ard</w:delText>
          </w:r>
        </w:del>
      </w:ins>
      <w:del w:id="81" w:author="Author">
        <w:r w:rsidRPr="42C2AC74" w:rsidDel="00A371DB">
          <w:rPr>
            <w:color w:val="000000" w:themeColor="text1"/>
            <w:lang w:val="en-MY"/>
          </w:rPr>
          <w:delText>d object detection</w:delText>
        </w:r>
      </w:del>
      <w:ins w:id="82" w:author="Author">
        <w:r w:rsidR="00A371DB">
          <w:rPr>
            <w:color w:val="000000" w:themeColor="text1"/>
            <w:lang w:val="en-MY"/>
          </w:rPr>
          <w:t>is largely due to standard object detection, which</w:t>
        </w:r>
      </w:ins>
      <w:r w:rsidRPr="42C2AC74">
        <w:rPr>
          <w:color w:val="000000" w:themeColor="text1"/>
          <w:lang w:val="en-MY"/>
        </w:rPr>
        <w:t xml:space="preserve"> suffers from a lack</w:t>
      </w:r>
      <w:ins w:id="83" w:author="Author">
        <w:r w:rsidR="066E63DE" w:rsidRPr="42C2AC74">
          <w:rPr>
            <w:color w:val="000000" w:themeColor="text1"/>
            <w:lang w:val="en-MY"/>
          </w:rPr>
          <w:t xml:space="preserve"> of temporal</w:t>
        </w:r>
      </w:ins>
      <w:del w:id="84" w:author="Author">
        <w:r w:rsidRPr="42C2AC74" w:rsidDel="0037046B">
          <w:rPr>
            <w:color w:val="000000" w:themeColor="text1"/>
            <w:lang w:val="en-MY"/>
          </w:rPr>
          <w:delText xml:space="preserve"> of temporal</w:delText>
        </w:r>
      </w:del>
      <w:r w:rsidRPr="42C2AC74">
        <w:rPr>
          <w:color w:val="000000" w:themeColor="text1"/>
          <w:lang w:val="en-MY"/>
        </w:rPr>
        <w:t xml:space="preserve"> and spatial </w:t>
      </w:r>
      <w:r w:rsidRPr="42C2AC74">
        <w:rPr>
          <w:color w:val="000000" w:themeColor="text1"/>
          <w:lang w:val="en-MY"/>
        </w:rPr>
        <w:t>reasoning. Identifying that a worker is present is insufficient</w:t>
      </w:r>
      <w:del w:id="85" w:author="Author">
        <w:r w:rsidR="002450F4" w:rsidRPr="42C2AC74" w:rsidDel="00A371DB">
          <w:rPr>
            <w:color w:val="000000" w:themeColor="text1"/>
            <w:lang w:val="en-MY"/>
          </w:rPr>
          <w:delText xml:space="preserve">, </w:delText>
        </w:r>
      </w:del>
      <w:ins w:id="86" w:author="Author">
        <w:r w:rsidR="00A371DB">
          <w:rPr>
            <w:color w:val="000000" w:themeColor="text1"/>
            <w:lang w:val="en-MY"/>
          </w:rPr>
          <w:t>;</w:t>
        </w:r>
        <w:r w:rsidR="00A371DB" w:rsidRPr="42C2AC74">
          <w:rPr>
            <w:color w:val="000000" w:themeColor="text1"/>
            <w:lang w:val="en-MY"/>
          </w:rPr>
          <w:t xml:space="preserve"> </w:t>
        </w:r>
      </w:ins>
      <w:del w:id="87" w:author="Author">
        <w:r w:rsidRPr="42C2AC74" w:rsidDel="002450F4">
          <w:rPr>
            <w:color w:val="000000" w:themeColor="text1"/>
            <w:lang w:val="en-MY"/>
          </w:rPr>
          <w:delText>since</w:delText>
        </w:r>
        <w:r w:rsidRPr="42C2AC74" w:rsidDel="0037046B">
          <w:rPr>
            <w:color w:val="000000" w:themeColor="text1"/>
            <w:lang w:val="en-MY"/>
          </w:rPr>
          <w:delText xml:space="preserve"> </w:delText>
        </w:r>
      </w:del>
      <w:r w:rsidRPr="42C2AC74">
        <w:rPr>
          <w:color w:val="000000" w:themeColor="text1"/>
          <w:lang w:val="en-MY"/>
        </w:rPr>
        <w:t xml:space="preserve">the </w:t>
      </w:r>
      <w:ins w:id="88" w:author="Author">
        <w:r w:rsidR="5A54CF24" w:rsidRPr="42C2AC74">
          <w:rPr>
            <w:color w:val="000000" w:themeColor="text1"/>
            <w:lang w:val="en-MY"/>
          </w:rPr>
          <w:t>model</w:t>
        </w:r>
      </w:ins>
      <w:del w:id="89" w:author="Author">
        <w:r w:rsidRPr="42C2AC74" w:rsidDel="0037046B">
          <w:rPr>
            <w:color w:val="000000" w:themeColor="text1"/>
            <w:lang w:val="en-MY"/>
          </w:rPr>
          <w:delText>system</w:delText>
        </w:r>
      </w:del>
      <w:r w:rsidRPr="42C2AC74">
        <w:rPr>
          <w:color w:val="000000" w:themeColor="text1"/>
          <w:lang w:val="en-MY"/>
        </w:rPr>
        <w:t xml:space="preserve"> must </w:t>
      </w:r>
      <w:r w:rsidR="002450F4" w:rsidRPr="42C2AC74">
        <w:rPr>
          <w:color w:val="000000" w:themeColor="text1"/>
          <w:lang w:val="en-MY"/>
        </w:rPr>
        <w:t xml:space="preserve">also </w:t>
      </w:r>
      <w:r w:rsidRPr="42C2AC74">
        <w:rPr>
          <w:color w:val="000000" w:themeColor="text1"/>
          <w:lang w:val="en-MY"/>
        </w:rPr>
        <w:t xml:space="preserve">understand if the worker is in a hazardous state. Abbas et al. [2] highlighted that without temporal logic, such as tracking an unsafe activity over time, </w:t>
      </w:r>
      <w:ins w:id="90" w:author="Author">
        <w:r w:rsidR="00FA2052">
          <w:rPr>
            <w:color w:val="000000" w:themeColor="text1"/>
            <w:lang w:val="en-MY"/>
          </w:rPr>
          <w:t xml:space="preserve">the </w:t>
        </w:r>
      </w:ins>
      <w:r w:rsidRPr="42C2AC74">
        <w:rPr>
          <w:color w:val="000000" w:themeColor="text1"/>
          <w:lang w:val="en-MY"/>
        </w:rPr>
        <w:t xml:space="preserve">automated </w:t>
      </w:r>
      <w:ins w:id="91" w:author="Author">
        <w:r w:rsidR="4AF45F60" w:rsidRPr="42C2AC74">
          <w:rPr>
            <w:color w:val="000000" w:themeColor="text1"/>
            <w:lang w:val="en-MY"/>
          </w:rPr>
          <w:t xml:space="preserve">hazard detection </w:t>
        </w:r>
      </w:ins>
      <w:r w:rsidRPr="42C2AC74">
        <w:rPr>
          <w:color w:val="000000" w:themeColor="text1"/>
          <w:lang w:val="en-MY"/>
        </w:rPr>
        <w:t xml:space="preserve">systems trigger excessive false alarms, leading operators to ignore alerts. More recent approaches by Gil and Lee [3] have attempted to address this by using image captioning for </w:t>
      </w:r>
      <w:del w:id="92" w:author="Author">
        <w:r w:rsidRPr="42C2AC74" w:rsidDel="0037046B">
          <w:rPr>
            <w:color w:val="000000" w:themeColor="text1"/>
            <w:lang w:val="en-MY"/>
          </w:rPr>
          <w:delText>"</w:delText>
        </w:r>
      </w:del>
      <w:r w:rsidRPr="42C2AC74">
        <w:rPr>
          <w:color w:val="000000" w:themeColor="text1"/>
          <w:lang w:val="en-MY"/>
        </w:rPr>
        <w:t>zero-shot</w:t>
      </w:r>
      <w:del w:id="93" w:author="Author">
        <w:r w:rsidRPr="42C2AC74" w:rsidDel="0037046B">
          <w:rPr>
            <w:color w:val="000000" w:themeColor="text1"/>
            <w:lang w:val="en-MY"/>
          </w:rPr>
          <w:delText>"</w:delText>
        </w:r>
      </w:del>
      <w:r w:rsidRPr="42C2AC74">
        <w:rPr>
          <w:color w:val="000000" w:themeColor="text1"/>
          <w:lang w:val="en-MY"/>
        </w:rPr>
        <w:t xml:space="preserve"> monitoring, shifting the focus from simple bounding boxes to scene description.</w:t>
      </w:r>
      <w:ins w:id="94" w:author="Author">
        <w:r w:rsidR="009908ED">
          <w:rPr>
            <w:color w:val="000000" w:themeColor="text1"/>
            <w:lang w:val="en-MY"/>
          </w:rPr>
          <w:t xml:space="preserve"> </w:t>
        </w:r>
        <w:del w:id="95" w:author="Author">
          <w:r w:rsidR="00B64472" w:rsidDel="00E85EE4">
            <w:rPr>
              <w:color w:val="000000" w:themeColor="text1"/>
              <w:lang w:val="en-MY"/>
            </w:rPr>
            <w:delText xml:space="preserve">From the review, </w:delText>
          </w:r>
          <w:r w:rsidR="009908ED" w:rsidRPr="42C2AC74" w:rsidDel="00E85EE4">
            <w:rPr>
              <w:color w:val="000000" w:themeColor="text1"/>
            </w:rPr>
            <w:delText xml:space="preserve">To address this critical gap, </w:delText>
          </w:r>
          <w:r w:rsidR="00BC34B2" w:rsidDel="00E85EE4">
            <w:rPr>
              <w:color w:val="000000" w:themeColor="text1"/>
            </w:rPr>
            <w:delText>there is a need for a</w:delText>
          </w:r>
          <w:r w:rsidR="009908ED" w:rsidDel="00E85EE4">
            <w:rPr>
              <w:color w:val="000000" w:themeColor="text1"/>
            </w:rPr>
            <w:delText>we prototyped a</w:delText>
          </w:r>
          <w:r w:rsidR="009908ED" w:rsidRPr="42C2AC74" w:rsidDel="00E85EE4">
            <w:rPr>
              <w:color w:val="000000" w:themeColor="text1"/>
            </w:rPr>
            <w:delText xml:space="preserve"> Workplace Safety Monitor </w:delText>
          </w:r>
          <w:r w:rsidR="00BC34B2" w:rsidDel="00E85EE4">
            <w:rPr>
              <w:color w:val="000000" w:themeColor="text1"/>
            </w:rPr>
            <w:delText>at the construction sites</w:delText>
          </w:r>
          <w:r w:rsidR="00704F92" w:rsidDel="00E85EE4">
            <w:rPr>
              <w:color w:val="000000" w:themeColor="text1"/>
            </w:rPr>
            <w:delText xml:space="preserve">, </w:delText>
          </w:r>
          <w:r w:rsidR="009908ED" w:rsidDel="00E85EE4">
            <w:rPr>
              <w:color w:val="000000" w:themeColor="text1"/>
            </w:rPr>
            <w:delText>that moves beyond simple object detection to</w:delText>
          </w:r>
          <w:r w:rsidR="009908ED" w:rsidRPr="42C2AC74" w:rsidDel="00E85EE4">
            <w:rPr>
              <w:color w:val="000000" w:themeColor="text1"/>
            </w:rPr>
            <w:delText xml:space="preserve"> create a system </w:delText>
          </w:r>
          <w:r w:rsidR="00461804" w:rsidDel="00E85EE4">
            <w:rPr>
              <w:color w:val="000000" w:themeColor="text1"/>
            </w:rPr>
            <w:delText xml:space="preserve">construction sites that moves beyond simple object detection, but is </w:delText>
          </w:r>
          <w:r w:rsidR="009908ED" w:rsidRPr="42C2AC74" w:rsidDel="00E85EE4">
            <w:rPr>
              <w:color w:val="000000" w:themeColor="text1"/>
            </w:rPr>
            <w:delText xml:space="preserve">capable of understanding </w:delText>
          </w:r>
        </w:del>
        <w:r w:rsidR="00E85EE4">
          <w:rPr>
            <w:color w:val="000000" w:themeColor="text1"/>
            <w:lang w:val="en-MY"/>
          </w:rPr>
          <w:t>According to the review, there is a need for a mobile workplace safety monitor</w:t>
        </w:r>
        <w:r w:rsidR="00A153A1">
          <w:rPr>
            <w:color w:val="000000" w:themeColor="text1"/>
            <w:lang w:val="en-MY"/>
          </w:rPr>
          <w:t xml:space="preserve"> to be placed</w:t>
        </w:r>
        <w:r w:rsidR="00E85EE4">
          <w:rPr>
            <w:color w:val="000000" w:themeColor="text1"/>
            <w:lang w:val="en-MY"/>
          </w:rPr>
          <w:t xml:space="preserve"> at construction sites that goes beyond simple object </w:t>
        </w:r>
        <w:del w:id="96" w:author="Author">
          <w:r w:rsidR="00E85EE4" w:rsidDel="002354F5">
            <w:rPr>
              <w:color w:val="000000" w:themeColor="text1"/>
              <w:lang w:val="en-MY"/>
            </w:rPr>
            <w:delText>detection</w:delText>
          </w:r>
        </w:del>
        <w:r w:rsidR="002354F5">
          <w:rPr>
            <w:color w:val="000000" w:themeColor="text1"/>
            <w:lang w:val="en-MY"/>
          </w:rPr>
          <w:t>detection</w:t>
        </w:r>
        <w:r w:rsidR="00E85EE4">
          <w:rPr>
            <w:color w:val="000000" w:themeColor="text1"/>
            <w:lang w:val="en-MY"/>
          </w:rPr>
          <w:t xml:space="preserve">, but </w:t>
        </w:r>
        <w:del w:id="97" w:author="Author">
          <w:r w:rsidR="00E85EE4" w:rsidDel="00A153A1">
            <w:rPr>
              <w:color w:val="000000" w:themeColor="text1"/>
              <w:lang w:val="en-MY"/>
            </w:rPr>
            <w:delText>is capable of understanding</w:delText>
          </w:r>
        </w:del>
        <w:r w:rsidR="00A153A1">
          <w:rPr>
            <w:color w:val="000000" w:themeColor="text1"/>
            <w:lang w:val="en-MY"/>
          </w:rPr>
          <w:t>can understand</w:t>
        </w:r>
        <w:r w:rsidR="00E85EE4">
          <w:rPr>
            <w:color w:val="000000" w:themeColor="text1"/>
            <w:lang w:val="en-MY"/>
          </w:rPr>
          <w:t xml:space="preserve"> the specific </w:t>
        </w:r>
        <w:r w:rsidR="009908ED">
          <w:rPr>
            <w:color w:val="000000" w:themeColor="text1"/>
          </w:rPr>
          <w:t xml:space="preserve">construction </w:t>
        </w:r>
        <w:r w:rsidR="009908ED" w:rsidRPr="42C2AC74">
          <w:rPr>
            <w:color w:val="000000" w:themeColor="text1"/>
          </w:rPr>
          <w:t>context</w:t>
        </w:r>
        <w:r w:rsidR="009908ED">
          <w:rPr>
            <w:color w:val="000000" w:themeColor="text1"/>
          </w:rPr>
          <w:t>s</w:t>
        </w:r>
        <w:r w:rsidR="009908ED" w:rsidRPr="42C2AC74">
          <w:rPr>
            <w:color w:val="000000" w:themeColor="text1"/>
          </w:rPr>
          <w:t xml:space="preserve">. </w:t>
        </w:r>
        <w:r w:rsidR="000C6FFA">
          <w:rPr>
            <w:color w:val="000000" w:themeColor="text1"/>
          </w:rPr>
          <w:t xml:space="preserve">With the advancement of technologies, </w:t>
        </w:r>
        <w:del w:id="98" w:author="Author">
          <w:r w:rsidR="00E1312C" w:rsidDel="000C6FFA">
            <w:rPr>
              <w:color w:val="000000" w:themeColor="text1"/>
            </w:rPr>
            <w:delText>T</w:delText>
          </w:r>
        </w:del>
        <w:r w:rsidR="000C6FFA">
          <w:rPr>
            <w:color w:val="000000" w:themeColor="text1"/>
          </w:rPr>
          <w:t>t</w:t>
        </w:r>
        <w:r w:rsidR="00E1312C">
          <w:rPr>
            <w:color w:val="000000" w:themeColor="text1"/>
          </w:rPr>
          <w:t xml:space="preserve">his can be </w:t>
        </w:r>
        <w:r w:rsidR="000C6FFA">
          <w:rPr>
            <w:color w:val="000000" w:themeColor="text1"/>
          </w:rPr>
          <w:t>explored</w:t>
        </w:r>
        <w:r w:rsidR="00A260E0">
          <w:rPr>
            <w:color w:val="000000" w:themeColor="text1"/>
          </w:rPr>
          <w:t xml:space="preserve"> and prototyped</w:t>
        </w:r>
        <w:del w:id="99" w:author="Author">
          <w:r w:rsidR="00DC7DE5" w:rsidDel="000C6FFA">
            <w:rPr>
              <w:color w:val="000000" w:themeColor="text1"/>
            </w:rPr>
            <w:delText>done</w:delText>
          </w:r>
        </w:del>
        <w:r w:rsidR="000C6FFA">
          <w:rPr>
            <w:color w:val="000000" w:themeColor="text1"/>
          </w:rPr>
          <w:t xml:space="preserve"> </w:t>
        </w:r>
        <w:del w:id="100" w:author="Author">
          <w:r w:rsidR="009908ED" w:rsidRPr="42C2AC74" w:rsidDel="000C6FFA">
            <w:rPr>
              <w:color w:val="000000" w:themeColor="text1"/>
            </w:rPr>
            <w:delText>B</w:delText>
          </w:r>
        </w:del>
        <w:r w:rsidR="000C6FFA">
          <w:rPr>
            <w:color w:val="000000" w:themeColor="text1"/>
          </w:rPr>
          <w:t>b</w:t>
        </w:r>
        <w:r w:rsidR="009908ED" w:rsidRPr="42C2AC74">
          <w:rPr>
            <w:color w:val="000000" w:themeColor="text1"/>
          </w:rPr>
          <w:t xml:space="preserve">y integrating discriminative </w:t>
        </w:r>
        <w:del w:id="101" w:author="Author">
          <w:r w:rsidR="009908ED" w:rsidRPr="42C2AC74" w:rsidDel="000C6FFA">
            <w:rPr>
              <w:color w:val="000000" w:themeColor="text1"/>
            </w:rPr>
            <w:delText>C</w:delText>
          </w:r>
        </w:del>
        <w:r w:rsidR="000C6FFA">
          <w:rPr>
            <w:color w:val="000000" w:themeColor="text1"/>
          </w:rPr>
          <w:t>c</w:t>
        </w:r>
        <w:r w:rsidR="009908ED" w:rsidRPr="42C2AC74">
          <w:rPr>
            <w:color w:val="000000" w:themeColor="text1"/>
          </w:rPr>
          <w:t xml:space="preserve">omputer </w:t>
        </w:r>
        <w:del w:id="102" w:author="Author">
          <w:r w:rsidR="009908ED" w:rsidRPr="42C2AC74" w:rsidDel="000C6FFA">
            <w:rPr>
              <w:color w:val="000000" w:themeColor="text1"/>
            </w:rPr>
            <w:delText>V</w:delText>
          </w:r>
        </w:del>
        <w:r w:rsidR="000C6FFA">
          <w:rPr>
            <w:color w:val="000000" w:themeColor="text1"/>
          </w:rPr>
          <w:t>v</w:t>
        </w:r>
        <w:r w:rsidR="009908ED" w:rsidRPr="42C2AC74">
          <w:rPr>
            <w:color w:val="000000" w:themeColor="text1"/>
          </w:rPr>
          <w:t>ision with Gen</w:t>
        </w:r>
        <w:del w:id="103" w:author="Author">
          <w:r w:rsidR="009908ED" w:rsidRPr="42C2AC74" w:rsidDel="000C6FFA">
            <w:rPr>
              <w:color w:val="000000" w:themeColor="text1"/>
            </w:rPr>
            <w:delText xml:space="preserve">erative </w:delText>
          </w:r>
        </w:del>
        <w:r w:rsidR="009908ED" w:rsidRPr="42C2AC74">
          <w:rPr>
            <w:color w:val="000000" w:themeColor="text1"/>
          </w:rPr>
          <w:t>AI</w:t>
        </w:r>
        <w:del w:id="104" w:author="Author">
          <w:r w:rsidR="009908ED" w:rsidRPr="42C2AC74" w:rsidDel="00B64472">
            <w:rPr>
              <w:color w:val="000000" w:themeColor="text1"/>
            </w:rPr>
            <w:delText>, the system not only</w:delText>
          </w:r>
          <w:r w:rsidR="000C6FFA" w:rsidDel="00B64472">
            <w:rPr>
              <w:color w:val="000000" w:themeColor="text1"/>
            </w:rPr>
            <w:delText>to</w:delText>
          </w:r>
          <w:r w:rsidR="009908ED" w:rsidRPr="42C2AC74" w:rsidDel="00B64472">
            <w:rPr>
              <w:color w:val="000000" w:themeColor="text1"/>
            </w:rPr>
            <w:delText xml:space="preserve"> identif</w:delText>
          </w:r>
          <w:r w:rsidR="000C6FFA" w:rsidDel="00B64472">
            <w:rPr>
              <w:color w:val="000000" w:themeColor="text1"/>
            </w:rPr>
            <w:delText>y</w:delText>
          </w:r>
          <w:r w:rsidR="009908ED" w:rsidRPr="42C2AC74" w:rsidDel="00B64472">
            <w:rPr>
              <w:color w:val="000000" w:themeColor="text1"/>
            </w:rPr>
            <w:delText xml:space="preserve">ies missing </w:delText>
          </w:r>
          <w:r w:rsidR="009908ED" w:rsidDel="00B64472">
            <w:rPr>
              <w:color w:val="000000" w:themeColor="text1"/>
            </w:rPr>
            <w:delText>PPE</w:delText>
          </w:r>
          <w:r w:rsidR="009908ED" w:rsidRPr="42C2AC74" w:rsidDel="00B64472">
            <w:rPr>
              <w:color w:val="000000" w:themeColor="text1"/>
            </w:rPr>
            <w:delText xml:space="preserve"> but also comprehends the significance of the violation, </w:delText>
          </w:r>
        </w:del>
        <w:r w:rsidR="00B64472">
          <w:rPr>
            <w:color w:val="000000" w:themeColor="text1"/>
          </w:rPr>
          <w:t xml:space="preserve"> to identify missing PPE, while also comprehending the significance of the violation, and </w:t>
        </w:r>
        <w:r w:rsidR="009908ED" w:rsidRPr="42C2AC74">
          <w:rPr>
            <w:color w:val="000000" w:themeColor="text1"/>
          </w:rPr>
          <w:t xml:space="preserve">generating real-time risk reports </w:t>
        </w:r>
        <w:r w:rsidR="009908ED">
          <w:rPr>
            <w:color w:val="000000" w:themeColor="text1"/>
          </w:rPr>
          <w:t>that adhere to</w:t>
        </w:r>
        <w:r w:rsidR="009908ED" w:rsidRPr="42C2AC74">
          <w:rPr>
            <w:color w:val="000000" w:themeColor="text1"/>
          </w:rPr>
          <w:t xml:space="preserve"> </w:t>
        </w:r>
        <w:del w:id="105" w:author="Author">
          <w:r w:rsidR="009908ED" w:rsidRPr="42C2AC74" w:rsidDel="00B64472">
            <w:rPr>
              <w:color w:val="000000" w:themeColor="text1"/>
            </w:rPr>
            <w:delText>official</w:delText>
          </w:r>
        </w:del>
        <w:r w:rsidR="00B64472">
          <w:rPr>
            <w:color w:val="000000" w:themeColor="text1"/>
          </w:rPr>
          <w:t>national and international</w:t>
        </w:r>
        <w:r w:rsidR="009908ED" w:rsidRPr="42C2AC74">
          <w:rPr>
            <w:color w:val="000000" w:themeColor="text1"/>
          </w:rPr>
          <w:t xml:space="preserve"> safety </w:t>
        </w:r>
        <w:r w:rsidR="00B64472">
          <w:rPr>
            <w:color w:val="000000" w:themeColor="text1"/>
          </w:rPr>
          <w:t>guidelines</w:t>
        </w:r>
        <w:del w:id="106" w:author="Author">
          <w:r w:rsidR="009908ED" w:rsidRPr="42C2AC74" w:rsidDel="00B64472">
            <w:rPr>
              <w:color w:val="000000" w:themeColor="text1"/>
            </w:rPr>
            <w:delText>regulations</w:delText>
          </w:r>
        </w:del>
        <w:r w:rsidR="00B64472">
          <w:rPr>
            <w:color w:val="000000" w:themeColor="text1"/>
          </w:rPr>
          <w:t>.</w:t>
        </w:r>
      </w:ins>
    </w:p>
    <w:p w14:paraId="7530DE14" w14:textId="6E74E1C8" w:rsidR="0037046B" w:rsidRPr="0037046B" w:rsidDel="002D556D" w:rsidRDefault="0037046B" w:rsidP="000E2ADC">
      <w:pPr>
        <w:widowControl w:val="0"/>
        <w:pBdr>
          <w:top w:val="nil"/>
          <w:left w:val="nil"/>
          <w:bottom w:val="nil"/>
          <w:right w:val="nil"/>
          <w:between w:val="nil"/>
        </w:pBdr>
        <w:spacing w:line="252" w:lineRule="auto"/>
        <w:ind w:firstLine="144"/>
        <w:jc w:val="both"/>
        <w:rPr>
          <w:del w:id="107" w:author="Author"/>
          <w:color w:val="000000"/>
          <w:lang w:val="en-MY"/>
        </w:rPr>
      </w:pPr>
      <w:del w:id="108" w:author="Author">
        <w:r w:rsidRPr="42C2AC74" w:rsidDel="002D556D">
          <w:rPr>
            <w:color w:val="000000" w:themeColor="text1"/>
            <w:lang w:val="en-MY"/>
          </w:rPr>
          <w:delText xml:space="preserve">To address these gaps, the project team proposed a hybrid </w:delText>
        </w:r>
      </w:del>
      <w:ins w:id="109" w:author="Author">
        <w:del w:id="110" w:author="Author">
          <w:r w:rsidR="2602D187" w:rsidRPr="42C2AC74" w:rsidDel="002D556D">
            <w:rPr>
              <w:color w:val="000000" w:themeColor="text1"/>
              <w:lang w:val="en-MY"/>
            </w:rPr>
            <w:delText>model</w:delText>
          </w:r>
          <w:r w:rsidR="4ED4CC11" w:rsidRPr="42C2AC74" w:rsidDel="002D556D">
            <w:rPr>
              <w:color w:val="000000" w:themeColor="text1"/>
              <w:lang w:val="en-MY"/>
            </w:rPr>
            <w:delText xml:space="preserve"> w</w:delText>
          </w:r>
        </w:del>
      </w:ins>
      <w:del w:id="111" w:author="Author">
        <w:r w:rsidRPr="42C2AC74" w:rsidDel="002D556D">
          <w:rPr>
            <w:color w:val="000000" w:themeColor="text1"/>
            <w:lang w:val="en-MY"/>
          </w:rPr>
          <w:delText xml:space="preserve">architecture. </w:delText>
        </w:r>
      </w:del>
      <w:ins w:id="112" w:author="Author">
        <w:del w:id="113" w:author="Author">
          <w:r w:rsidR="29215C6D" w:rsidRPr="42C2AC74" w:rsidDel="002D556D">
            <w:rPr>
              <w:color w:val="000000" w:themeColor="text1"/>
              <w:lang w:val="en-MY"/>
            </w:rPr>
            <w:delText xml:space="preserve">hich </w:delText>
          </w:r>
        </w:del>
      </w:ins>
      <w:del w:id="114" w:author="Author">
        <w:r w:rsidRPr="42C2AC74" w:rsidDel="002D556D">
          <w:rPr>
            <w:color w:val="000000" w:themeColor="text1"/>
            <w:lang w:val="en-MY"/>
          </w:rPr>
          <w:delText>This system builds upon the image captioning approach but extends it by integrating</w:delText>
        </w:r>
      </w:del>
      <w:ins w:id="115" w:author="Author">
        <w:del w:id="116" w:author="Author">
          <w:r w:rsidR="00A371DB" w:rsidDel="002D556D">
            <w:rPr>
              <w:color w:val="000000" w:themeColor="text1"/>
              <w:lang w:val="en-MY"/>
            </w:rPr>
            <w:delText>that builds upon the image captioning approach by extending it with</w:delText>
          </w:r>
        </w:del>
      </w:ins>
      <w:del w:id="117" w:author="Author">
        <w:r w:rsidRPr="42C2AC74" w:rsidDel="002D556D">
          <w:rPr>
            <w:color w:val="000000" w:themeColor="text1"/>
            <w:lang w:val="en-MY"/>
          </w:rPr>
          <w:delText xml:space="preserve"> a Retrieval-Augmented Generation (RAG) pipeline. This ensures that every detected risk is not only described in natural language but is also cross-referenced against the official </w:delText>
        </w:r>
        <w:r w:rsidRPr="42C2AC74" w:rsidDel="002D556D">
          <w:rPr>
            <w:i/>
            <w:iCs/>
            <w:color w:val="000000" w:themeColor="text1"/>
            <w:lang w:val="en-MY"/>
          </w:rPr>
          <w:delText>Guidelines for Public Safety and Health at Construction Sites</w:delText>
        </w:r>
        <w:r w:rsidRPr="42C2AC74" w:rsidDel="002D556D">
          <w:rPr>
            <w:color w:val="000000" w:themeColor="text1"/>
            <w:lang w:val="en-MY"/>
          </w:rPr>
          <w:delText xml:space="preserve"> (1994) from the Department of Occupational Safety and Health (DOSH) [4].</w:delText>
        </w:r>
      </w:del>
    </w:p>
    <w:p w14:paraId="3EB8FD4C" w14:textId="18020FE6" w:rsidR="00732E46" w:rsidRPr="0037046B" w:rsidDel="002D556D" w:rsidRDefault="00732E46" w:rsidP="000E2ADC">
      <w:pPr>
        <w:widowControl w:val="0"/>
        <w:pBdr>
          <w:top w:val="nil"/>
          <w:left w:val="nil"/>
          <w:bottom w:val="nil"/>
          <w:right w:val="nil"/>
          <w:between w:val="nil"/>
        </w:pBdr>
        <w:spacing w:line="252" w:lineRule="auto"/>
        <w:ind w:firstLine="144"/>
        <w:jc w:val="both"/>
        <w:rPr>
          <w:del w:id="118" w:author="Author"/>
          <w:color w:val="000000"/>
          <w:lang w:val="en-MY"/>
        </w:rPr>
      </w:pPr>
    </w:p>
    <w:p w14:paraId="59DA313D" w14:textId="62B75B9C" w:rsidR="00732E46" w:rsidRDefault="00DB3364">
      <w:pPr>
        <w:pStyle w:val="Heading1"/>
        <w:numPr>
          <w:ilvl w:val="0"/>
          <w:numId w:val="14"/>
        </w:numPr>
        <w:pPrChange w:id="119" w:author="Author">
          <w:pPr>
            <w:pStyle w:val="Heading1"/>
          </w:pPr>
        </w:pPrChange>
      </w:pPr>
      <w:commentRangeStart w:id="120"/>
      <w:commentRangeStart w:id="121"/>
      <w:del w:id="122" w:author="Author">
        <w:r w:rsidDel="000E2ADC">
          <w:delText>III.</w:delText>
        </w:r>
      </w:del>
      <w:ins w:id="123" w:author="Author">
        <w:r w:rsidR="000E2ADC">
          <w:t>Proposed Solution</w:t>
        </w:r>
      </w:ins>
      <w:del w:id="124" w:author="Author">
        <w:r w:rsidDel="000E2ADC">
          <w:delText xml:space="preserve"> </w:delText>
        </w:r>
        <w:r w:rsidR="00F9071F" w:rsidRPr="00F9071F" w:rsidDel="000E2ADC">
          <w:delText>System Architecture</w:delText>
        </w:r>
        <w:commentRangeEnd w:id="120"/>
        <w:r w:rsidR="00C562A5" w:rsidDel="000E2ADC">
          <w:rPr>
            <w:rStyle w:val="CommentReference"/>
            <w:sz w:val="20"/>
            <w:szCs w:val="20"/>
          </w:rPr>
          <w:commentReference w:id="120"/>
        </w:r>
        <w:commentRangeEnd w:id="121"/>
        <w:r w:rsidR="00C036CF" w:rsidDel="000E2ADC">
          <w:rPr>
            <w:rStyle w:val="CommentReference"/>
            <w:sz w:val="20"/>
            <w:szCs w:val="20"/>
          </w:rPr>
          <w:commentReference w:id="121"/>
        </w:r>
      </w:del>
    </w:p>
    <w:p w14:paraId="28C23A38" w14:textId="77777777" w:rsidR="002D556D" w:rsidRDefault="002D556D" w:rsidP="003340F2">
      <w:pPr>
        <w:widowControl w:val="0"/>
        <w:pBdr>
          <w:top w:val="nil"/>
          <w:left w:val="nil"/>
          <w:bottom w:val="nil"/>
          <w:right w:val="nil"/>
          <w:between w:val="nil"/>
        </w:pBdr>
        <w:spacing w:line="252" w:lineRule="auto"/>
        <w:ind w:firstLine="202"/>
        <w:jc w:val="both"/>
        <w:rPr>
          <w:ins w:id="125" w:author="Author"/>
          <w:color w:val="000000"/>
          <w:spacing w:val="-4"/>
        </w:rPr>
      </w:pPr>
    </w:p>
    <w:p w14:paraId="3AB23683" w14:textId="5595A6DF" w:rsidR="002D556D" w:rsidRPr="0037046B" w:rsidRDefault="002D556D" w:rsidP="002D556D">
      <w:pPr>
        <w:widowControl w:val="0"/>
        <w:pBdr>
          <w:top w:val="nil"/>
          <w:left w:val="nil"/>
          <w:bottom w:val="nil"/>
          <w:right w:val="nil"/>
          <w:between w:val="nil"/>
        </w:pBdr>
        <w:spacing w:line="252" w:lineRule="auto"/>
        <w:ind w:firstLine="144"/>
        <w:jc w:val="both"/>
        <w:rPr>
          <w:ins w:id="126" w:author="Author"/>
          <w:color w:val="000000"/>
          <w:lang w:val="en-MY"/>
        </w:rPr>
      </w:pPr>
      <w:ins w:id="127" w:author="Author">
        <w:r w:rsidRPr="42C2AC74">
          <w:rPr>
            <w:color w:val="000000" w:themeColor="text1"/>
            <w:lang w:val="en-MY"/>
          </w:rPr>
          <w:lastRenderedPageBreak/>
          <w:t>To address the</w:t>
        </w:r>
        <w:del w:id="128" w:author="Author">
          <w:r w:rsidRPr="42C2AC74" w:rsidDel="00E72E8F">
            <w:rPr>
              <w:color w:val="000000" w:themeColor="text1"/>
              <w:lang w:val="en-MY"/>
            </w:rPr>
            <w:delText>se</w:delText>
          </w:r>
        </w:del>
        <w:r w:rsidRPr="42C2AC74">
          <w:rPr>
            <w:color w:val="000000" w:themeColor="text1"/>
            <w:lang w:val="en-MY"/>
          </w:rPr>
          <w:t xml:space="preserve"> </w:t>
        </w:r>
        <w:del w:id="129" w:author="Author">
          <w:r w:rsidRPr="42C2AC74" w:rsidDel="009809A5">
            <w:rPr>
              <w:color w:val="000000" w:themeColor="text1"/>
              <w:lang w:val="en-MY"/>
            </w:rPr>
            <w:delText>gap</w:delText>
          </w:r>
          <w:r w:rsidR="00E72E8F" w:rsidDel="009809A5">
            <w:rPr>
              <w:color w:val="000000" w:themeColor="text1"/>
              <w:lang w:val="en-MY"/>
            </w:rPr>
            <w:delText xml:space="preserve"> we identified</w:delText>
          </w:r>
        </w:del>
        <w:r w:rsidR="009809A5">
          <w:rPr>
            <w:color w:val="000000" w:themeColor="text1"/>
            <w:lang w:val="en-MY"/>
          </w:rPr>
          <w:t>identified gap</w:t>
        </w:r>
        <w:del w:id="130" w:author="Author">
          <w:r w:rsidRPr="42C2AC74" w:rsidDel="00E72E8F">
            <w:rPr>
              <w:color w:val="000000" w:themeColor="text1"/>
              <w:lang w:val="en-MY"/>
            </w:rPr>
            <w:delText>s</w:delText>
          </w:r>
        </w:del>
        <w:r w:rsidRPr="42C2AC74">
          <w:rPr>
            <w:color w:val="000000" w:themeColor="text1"/>
            <w:lang w:val="en-MY"/>
          </w:rPr>
          <w:t xml:space="preserve">, the project proposed a hybrid model </w:t>
        </w:r>
        <w:r>
          <w:rPr>
            <w:color w:val="000000" w:themeColor="text1"/>
            <w:lang w:val="en-MY"/>
          </w:rPr>
          <w:t xml:space="preserve">that builds upon the image captioning </w:t>
        </w:r>
        <w:del w:id="131" w:author="Author">
          <w:r w:rsidDel="009809A5">
            <w:rPr>
              <w:color w:val="000000" w:themeColor="text1"/>
              <w:lang w:val="en-MY"/>
            </w:rPr>
            <w:delText>approach</w:delText>
          </w:r>
        </w:del>
        <w:r w:rsidR="009809A5">
          <w:rPr>
            <w:color w:val="000000" w:themeColor="text1"/>
            <w:lang w:val="en-MY"/>
          </w:rPr>
          <w:t>technology</w:t>
        </w:r>
        <w:r>
          <w:rPr>
            <w:color w:val="000000" w:themeColor="text1"/>
            <w:lang w:val="en-MY"/>
          </w:rPr>
          <w:t xml:space="preserve"> by extending it with</w:t>
        </w:r>
        <w:r w:rsidRPr="42C2AC74">
          <w:rPr>
            <w:color w:val="000000" w:themeColor="text1"/>
            <w:lang w:val="en-MY"/>
          </w:rPr>
          <w:t xml:space="preserve"> a Retrieval-Augmented Generation (RAG) pipeline. This ensures that every detected risk is not only described in natural language but is also cross-referenced against the official </w:t>
        </w:r>
        <w:r w:rsidRPr="42C2AC74">
          <w:rPr>
            <w:i/>
            <w:iCs/>
            <w:color w:val="000000" w:themeColor="text1"/>
            <w:lang w:val="en-MY"/>
          </w:rPr>
          <w:t>Guidelines for Public Safety and Health at Construction Sites</w:t>
        </w:r>
        <w:r w:rsidRPr="42C2AC74">
          <w:rPr>
            <w:color w:val="000000" w:themeColor="text1"/>
            <w:lang w:val="en-MY"/>
          </w:rPr>
          <w:t xml:space="preserve"> (1994) from the Department of Occupational Safety and Health (DOSH) [4].</w:t>
        </w:r>
      </w:ins>
    </w:p>
    <w:p w14:paraId="7719A9ED" w14:textId="1286D96F" w:rsidR="0096199E" w:rsidRPr="003340F2" w:rsidRDefault="003340F2" w:rsidP="003340F2">
      <w:pPr>
        <w:widowControl w:val="0"/>
        <w:pBdr>
          <w:top w:val="nil"/>
          <w:left w:val="nil"/>
          <w:bottom w:val="nil"/>
          <w:right w:val="nil"/>
          <w:between w:val="nil"/>
        </w:pBdr>
        <w:spacing w:line="252" w:lineRule="auto"/>
        <w:ind w:firstLine="202"/>
        <w:jc w:val="both"/>
      </w:pPr>
      <w:r w:rsidRPr="003340F2">
        <w:rPr>
          <w:color w:val="000000"/>
          <w:spacing w:val="-4"/>
        </w:rPr>
        <w:t xml:space="preserve">A local pipeline was designed to ensure data privacy and </w:t>
      </w:r>
      <w:del w:id="132" w:author="Author">
        <w:r w:rsidRPr="003340F2" w:rsidDel="00FA2052">
          <w:rPr>
            <w:color w:val="000000"/>
            <w:spacing w:val="-4"/>
          </w:rPr>
          <w:delText xml:space="preserve">minimize </w:delText>
        </w:r>
      </w:del>
      <w:ins w:id="133" w:author="Author">
        <w:del w:id="134" w:author="Author">
          <w:r w:rsidR="00FA2052" w:rsidDel="00084FE2">
            <w:rPr>
              <w:color w:val="000000"/>
              <w:spacing w:val="-4"/>
            </w:rPr>
            <w:delText>minimise</w:delText>
          </w:r>
          <w:r w:rsidR="00084FE2" w:rsidDel="00205144">
            <w:rPr>
              <w:color w:val="000000"/>
              <w:spacing w:val="-4"/>
            </w:rPr>
            <w:delText>minimize</w:delText>
          </w:r>
        </w:del>
        <w:proofErr w:type="spellStart"/>
        <w:r w:rsidR="00205144">
          <w:rPr>
            <w:color w:val="000000"/>
            <w:spacing w:val="-4"/>
          </w:rPr>
          <w:t>minimise</w:t>
        </w:r>
        <w:proofErr w:type="spellEnd"/>
        <w:r w:rsidR="00FA2052" w:rsidRPr="003340F2">
          <w:rPr>
            <w:color w:val="000000"/>
            <w:spacing w:val="-4"/>
          </w:rPr>
          <w:t xml:space="preserve"> </w:t>
        </w:r>
      </w:ins>
      <w:r w:rsidRPr="003340F2">
        <w:rPr>
          <w:color w:val="000000"/>
          <w:spacing w:val="-4"/>
        </w:rPr>
        <w:t xml:space="preserve">latency, a critical requirement for future deployment </w:t>
      </w:r>
      <w:del w:id="135" w:author="Author">
        <w:r w:rsidRPr="003340F2" w:rsidDel="00C562A5">
          <w:rPr>
            <w:color w:val="000000"/>
            <w:spacing w:val="-4"/>
          </w:rPr>
          <w:delText>on</w:delText>
        </w:r>
      </w:del>
      <w:ins w:id="136" w:author="Author">
        <w:r w:rsidR="00C562A5" w:rsidRPr="003340F2">
          <w:rPr>
            <w:color w:val="000000"/>
            <w:spacing w:val="-4"/>
          </w:rPr>
          <w:t>of</w:t>
        </w:r>
      </w:ins>
      <w:r w:rsidRPr="003340F2">
        <w:rPr>
          <w:color w:val="000000"/>
          <w:spacing w:val="-4"/>
        </w:rPr>
        <w:t xml:space="preserve"> mobile robotics. The system operates through four distinct, interconnected stages</w:t>
      </w:r>
      <w:r w:rsidR="006514FE">
        <w:rPr>
          <w:color w:val="000000"/>
        </w:rPr>
        <w:t>.</w:t>
      </w:r>
      <w:r w:rsidR="005E2D10">
        <w:rPr>
          <w:color w:val="000000"/>
        </w:rPr>
        <w:t xml:space="preserve"> </w:t>
      </w:r>
    </w:p>
    <w:p w14:paraId="66E8346C" w14:textId="1EB48C27" w:rsidR="00732E46" w:rsidDel="005F045B" w:rsidRDefault="00DB3364" w:rsidP="00DB3364">
      <w:pPr>
        <w:pStyle w:val="Heading2"/>
        <w:numPr>
          <w:ilvl w:val="0"/>
          <w:numId w:val="0"/>
        </w:numPr>
        <w:rPr>
          <w:del w:id="137" w:author="Author"/>
        </w:rPr>
      </w:pPr>
      <w:del w:id="138" w:author="Author">
        <w:r w:rsidDel="005F045B">
          <w:delText xml:space="preserve">A. </w:delText>
        </w:r>
        <w:r w:rsidR="00AE2C88" w:rsidRPr="00AE2C88" w:rsidDel="005F045B">
          <w:delText>Computer Vision</w:delText>
        </w:r>
      </w:del>
    </w:p>
    <w:p w14:paraId="0ACC2F98" w14:textId="3877216E" w:rsidR="00732E46" w:rsidRDefault="00CE3863" w:rsidP="00A853F3">
      <w:pPr>
        <w:widowControl w:val="0"/>
        <w:pBdr>
          <w:top w:val="nil"/>
          <w:left w:val="nil"/>
          <w:bottom w:val="nil"/>
          <w:right w:val="nil"/>
          <w:between w:val="nil"/>
        </w:pBdr>
        <w:spacing w:line="252" w:lineRule="auto"/>
        <w:ind w:firstLine="202"/>
        <w:jc w:val="both"/>
        <w:rPr>
          <w:color w:val="000000"/>
        </w:rPr>
      </w:pPr>
      <w:r w:rsidRPr="00CE3863">
        <w:rPr>
          <w:color w:val="000000"/>
        </w:rPr>
        <w:t xml:space="preserve">For </w:t>
      </w:r>
      <w:del w:id="139" w:author="Author">
        <w:r w:rsidRPr="00CE3863" w:rsidDel="005F045B">
          <w:rPr>
            <w:color w:val="000000"/>
          </w:rPr>
          <w:delText xml:space="preserve">the </w:delText>
        </w:r>
      </w:del>
      <w:ins w:id="140" w:author="Author">
        <w:del w:id="141" w:author="Author">
          <w:r w:rsidR="006E5F6E" w:rsidDel="005F045B">
            <w:rPr>
              <w:color w:val="000000"/>
            </w:rPr>
            <w:delText xml:space="preserve">computer vision </w:delText>
          </w:r>
          <w:r w:rsidR="00AF079A" w:rsidDel="005F045B">
            <w:rPr>
              <w:color w:val="000000"/>
            </w:rPr>
            <w:delText xml:space="preserve">on </w:delText>
          </w:r>
        </w:del>
      </w:ins>
      <w:del w:id="142" w:author="Author">
        <w:r w:rsidRPr="00CE3863" w:rsidDel="005F045B">
          <w:rPr>
            <w:color w:val="000000"/>
          </w:rPr>
          <w:delText xml:space="preserve">detection layer, the system </w:delText>
        </w:r>
      </w:del>
      <w:ins w:id="143" w:author="Author">
        <w:r w:rsidR="005F045B">
          <w:rPr>
            <w:color w:val="000000"/>
          </w:rPr>
          <w:t xml:space="preserve">computer vision-based detection, the proposed system </w:t>
        </w:r>
        <w:proofErr w:type="spellStart"/>
        <w:r w:rsidR="005F045B">
          <w:rPr>
            <w:color w:val="000000"/>
          </w:rPr>
          <w:t>utilises</w:t>
        </w:r>
      </w:ins>
      <w:proofErr w:type="spellEnd"/>
      <w:del w:id="144" w:author="Author">
        <w:r w:rsidRPr="00CE3863" w:rsidDel="005F045B">
          <w:rPr>
            <w:color w:val="000000"/>
          </w:rPr>
          <w:delText xml:space="preserve">utilizes </w:delText>
        </w:r>
      </w:del>
      <w:ins w:id="145" w:author="Author">
        <w:del w:id="146" w:author="Author">
          <w:r w:rsidR="00CB6B09" w:rsidDel="005F045B">
            <w:rPr>
              <w:color w:val="000000"/>
            </w:rPr>
            <w:delText>utilises</w:delText>
          </w:r>
        </w:del>
        <w:r w:rsidR="00CB6B09" w:rsidRPr="00CE3863">
          <w:rPr>
            <w:color w:val="000000"/>
          </w:rPr>
          <w:t xml:space="preserve"> </w:t>
        </w:r>
      </w:ins>
      <w:r w:rsidRPr="00CE3863">
        <w:rPr>
          <w:color w:val="000000"/>
        </w:rPr>
        <w:t>the YOLOv8 architecture. Initially, Faster R-CNN was employed</w:t>
      </w:r>
      <w:r>
        <w:rPr>
          <w:color w:val="000000"/>
        </w:rPr>
        <w:t>.</w:t>
      </w:r>
      <w:r w:rsidRPr="00CE3863">
        <w:rPr>
          <w:color w:val="000000"/>
        </w:rPr>
        <w:t xml:space="preserve"> </w:t>
      </w:r>
      <w:r>
        <w:rPr>
          <w:color w:val="000000"/>
        </w:rPr>
        <w:t>H</w:t>
      </w:r>
      <w:r w:rsidRPr="00CE3863">
        <w:rPr>
          <w:color w:val="000000"/>
        </w:rPr>
        <w:t xml:space="preserve">owever, it proved </w:t>
      </w:r>
      <w:r>
        <w:rPr>
          <w:color w:val="000000"/>
        </w:rPr>
        <w:t xml:space="preserve">that the approach is </w:t>
      </w:r>
      <w:r w:rsidRPr="00CE3863">
        <w:rPr>
          <w:color w:val="000000"/>
        </w:rPr>
        <w:t>too computationally intensive for the available hardware</w:t>
      </w:r>
      <w:del w:id="147" w:author="Author">
        <w:r w:rsidRPr="00CE3863" w:rsidDel="00CB6B09">
          <w:rPr>
            <w:color w:val="000000"/>
          </w:rPr>
          <w:delText xml:space="preserve">, taking 15 to 20 hours per training run. Consequently, the team pivoted to YOLOv8. </w:delText>
        </w:r>
      </w:del>
      <w:ins w:id="148" w:author="Author">
        <w:r w:rsidR="00CB6B09">
          <w:rPr>
            <w:color w:val="000000"/>
          </w:rPr>
          <w:t xml:space="preserve">. </w:t>
        </w:r>
      </w:ins>
      <w:r w:rsidRPr="00CE3863">
        <w:rPr>
          <w:color w:val="000000"/>
        </w:rPr>
        <w:t>This architecture offered a superior balance of speed and accuracy, achieving high detection rates for core items</w:t>
      </w:r>
      <w:del w:id="149" w:author="Author">
        <w:r w:rsidRPr="00CE3863" w:rsidDel="00AF079A">
          <w:rPr>
            <w:color w:val="000000"/>
          </w:rPr>
          <w:delText xml:space="preserve"> like helmets and vests</w:delText>
        </w:r>
      </w:del>
      <w:ins w:id="150" w:author="Author">
        <w:r w:rsidR="00AF079A">
          <w:rPr>
            <w:color w:val="000000"/>
          </w:rPr>
          <w:t>, such as helmets and vests,</w:t>
        </w:r>
      </w:ins>
      <w:r w:rsidRPr="00CE3863">
        <w:rPr>
          <w:color w:val="000000"/>
        </w:rPr>
        <w:t xml:space="preserve"> while remaining efficient enough for edge devices</w:t>
      </w:r>
      <w:r>
        <w:rPr>
          <w:color w:val="000000"/>
        </w:rPr>
        <w:t>.</w:t>
      </w:r>
    </w:p>
    <w:p w14:paraId="233DFA19" w14:textId="1E8A9964" w:rsidR="00031B79" w:rsidDel="00451844" w:rsidRDefault="00031B79" w:rsidP="00A65256">
      <w:pPr>
        <w:widowControl w:val="0"/>
        <w:pBdr>
          <w:top w:val="nil"/>
          <w:left w:val="nil"/>
          <w:bottom w:val="nil"/>
          <w:right w:val="nil"/>
          <w:between w:val="nil"/>
        </w:pBdr>
        <w:spacing w:before="20" w:line="252" w:lineRule="auto"/>
        <w:ind w:firstLine="202"/>
        <w:jc w:val="both"/>
        <w:rPr>
          <w:del w:id="151" w:author="Author"/>
          <w:color w:val="000000"/>
        </w:rPr>
      </w:pPr>
    </w:p>
    <w:p w14:paraId="120293A3" w14:textId="0271BD88" w:rsidR="002947C5" w:rsidRPr="00D050EC" w:rsidDel="00451844" w:rsidRDefault="002947C5" w:rsidP="00D050EC">
      <w:pPr>
        <w:pStyle w:val="Heading2"/>
        <w:numPr>
          <w:ilvl w:val="0"/>
          <w:numId w:val="0"/>
        </w:numPr>
        <w:rPr>
          <w:del w:id="152" w:author="Author"/>
        </w:rPr>
      </w:pPr>
      <w:del w:id="153" w:author="Author">
        <w:r w:rsidRPr="00D050EC" w:rsidDel="00451844">
          <w:delText xml:space="preserve">B. </w:delText>
        </w:r>
        <w:r w:rsidR="00EE0C28" w:rsidRPr="00EE0C28" w:rsidDel="00451844">
          <w:delText>Vision-Language Models</w:delText>
        </w:r>
      </w:del>
    </w:p>
    <w:p w14:paraId="43B7010B" w14:textId="1E7CDB73" w:rsidR="00621141" w:rsidRDefault="003139A8" w:rsidP="003139A8">
      <w:pPr>
        <w:pStyle w:val="Text"/>
      </w:pPr>
      <w:r w:rsidRPr="003139A8">
        <w:t xml:space="preserve">To establish context, </w:t>
      </w:r>
      <w:ins w:id="154" w:author="Author">
        <w:r w:rsidR="00451844">
          <w:t xml:space="preserve">vision-language models are adopted. </w:t>
        </w:r>
      </w:ins>
      <w:del w:id="155" w:author="Author">
        <w:r w:rsidRPr="003139A8" w:rsidDel="00451844">
          <w:delText>t</w:delText>
        </w:r>
      </w:del>
      <w:ins w:id="156" w:author="Author">
        <w:r w:rsidR="00451844">
          <w:t>T</w:t>
        </w:r>
      </w:ins>
      <w:r w:rsidRPr="003139A8">
        <w:t xml:space="preserve">he system integrates </w:t>
      </w:r>
      <w:proofErr w:type="spellStart"/>
      <w:r w:rsidRPr="003139A8">
        <w:t>LLaVA</w:t>
      </w:r>
      <w:proofErr w:type="spellEnd"/>
      <w:r w:rsidRPr="003139A8">
        <w:t xml:space="preserve"> 1.5-7b-hf. This model acts as a bridge between visual data and reasoning by generating descriptive captions for the scene. It identifies the number of workers and their specific activities. For instance, it can differentiate between a worker standing still and one bending down to cut concrete blocks. This textual data provides a depth of risk understanding that simple bounding boxes cannot achieve.</w:t>
      </w:r>
    </w:p>
    <w:p w14:paraId="6A6B1D15" w14:textId="1CC66301" w:rsidR="00D66246" w:rsidDel="00962D3C" w:rsidRDefault="008E6856">
      <w:pPr>
        <w:pStyle w:val="Text"/>
        <w:ind w:firstLine="144"/>
        <w:rPr>
          <w:del w:id="157" w:author="Author"/>
        </w:rPr>
        <w:pPrChange w:id="158" w:author="Author">
          <w:pPr>
            <w:pStyle w:val="Text"/>
            <w:ind w:firstLine="0"/>
          </w:pPr>
        </w:pPrChange>
      </w:pPr>
      <w:ins w:id="159" w:author="Author">
        <w:r w:rsidRPr="00EF34FA">
          <w:t xml:space="preserve">In </w:t>
        </w:r>
        <w:r w:rsidR="000A4D77">
          <w:t>the</w:t>
        </w:r>
        <w:del w:id="160" w:author="Author">
          <w:r w:rsidRPr="00EF34FA" w:rsidDel="000A4D77">
            <w:delText>a</w:delText>
          </w:r>
        </w:del>
        <w:r w:rsidRPr="00EF34FA">
          <w:t xml:space="preserve"> </w:t>
        </w:r>
        <w:del w:id="161" w:author="Author">
          <w:r w:rsidDel="0025795A">
            <w:delText>safety</w:delText>
          </w:r>
          <w:r w:rsidR="000A42B0" w:rsidDel="0025795A">
            <w:delText xml:space="preserve"> </w:delText>
          </w:r>
          <w:r w:rsidDel="0025795A">
            <w:delText xml:space="preserve">-related and </w:delText>
          </w:r>
          <w:r w:rsidRPr="00EF34FA" w:rsidDel="0025795A">
            <w:delText>critical</w:delText>
          </w:r>
        </w:del>
        <w:r w:rsidR="0025795A">
          <w:t>safety-critical</w:t>
        </w:r>
        <w:r w:rsidRPr="00EF34FA">
          <w:t xml:space="preserve"> </w:t>
        </w:r>
        <w:r w:rsidR="000A42B0">
          <w:t xml:space="preserve">construction </w:t>
        </w:r>
        <w:r w:rsidRPr="00EF34FA">
          <w:t>context</w:t>
        </w:r>
        <w:r w:rsidR="0025795A">
          <w:t>s</w:t>
        </w:r>
        <w:r w:rsidRPr="00EF34FA">
          <w:t>,</w:t>
        </w:r>
        <w:r>
          <w:t xml:space="preserve"> </w:t>
        </w:r>
        <w:r w:rsidR="00A679A8">
          <w:t xml:space="preserve">the </w:t>
        </w:r>
        <w:r w:rsidR="00082BAD">
          <w:t xml:space="preserve">possible </w:t>
        </w:r>
        <w:del w:id="162" w:author="Author">
          <w:r w:rsidR="00A679A8" w:rsidDel="00082BAD">
            <w:delText>common</w:delText>
          </w:r>
        </w:del>
      </w:ins>
    </w:p>
    <w:p w14:paraId="5E92E4C3" w14:textId="4997C250" w:rsidR="00D66246" w:rsidRPr="00D050EC" w:rsidDel="00962D3C" w:rsidRDefault="00F34C43">
      <w:pPr>
        <w:pStyle w:val="Heading2"/>
        <w:numPr>
          <w:ilvl w:val="0"/>
          <w:numId w:val="0"/>
        </w:numPr>
        <w:ind w:firstLine="144"/>
        <w:rPr>
          <w:del w:id="163" w:author="Author"/>
        </w:rPr>
        <w:pPrChange w:id="164" w:author="Author">
          <w:pPr>
            <w:pStyle w:val="Heading2"/>
            <w:numPr>
              <w:ilvl w:val="0"/>
              <w:numId w:val="0"/>
            </w:numPr>
          </w:pPr>
        </w:pPrChange>
      </w:pPr>
      <w:del w:id="165" w:author="Author">
        <w:r w:rsidDel="00962D3C">
          <w:delText>C</w:delText>
        </w:r>
        <w:r w:rsidR="00D66246" w:rsidRPr="00D050EC" w:rsidDel="00962D3C">
          <w:delText xml:space="preserve">. </w:delText>
        </w:r>
        <w:r w:rsidRPr="00F34C43" w:rsidDel="00962D3C">
          <w:delText>Retrieval-Augmented Generation (RAG)</w:delText>
        </w:r>
      </w:del>
    </w:p>
    <w:p w14:paraId="69CADE70" w14:textId="09E2F653" w:rsidR="00A56CA7" w:rsidRDefault="00EF34FA">
      <w:pPr>
        <w:pStyle w:val="Text"/>
        <w:ind w:firstLine="144"/>
        <w:rPr>
          <w:ins w:id="166" w:author="Author"/>
        </w:rPr>
        <w:pPrChange w:id="167" w:author="Author">
          <w:pPr>
            <w:pStyle w:val="Text"/>
            <w:ind w:firstLine="0"/>
          </w:pPr>
        </w:pPrChange>
      </w:pPr>
      <w:del w:id="168" w:author="Author">
        <w:r w:rsidRPr="00EF34FA" w:rsidDel="005D0B97">
          <w:delText>Generative</w:delText>
        </w:r>
        <w:r w:rsidRPr="00EF34FA" w:rsidDel="00865A83">
          <w:delText xml:space="preserve"> AI creates a risk of </w:delText>
        </w:r>
        <w:r w:rsidRPr="00EF34FA" w:rsidDel="00C036CF">
          <w:delText>"</w:delText>
        </w:r>
        <w:r w:rsidRPr="00EF34FA" w:rsidDel="00865A83">
          <w:delText>h</w:delText>
        </w:r>
      </w:del>
      <w:ins w:id="169" w:author="Author">
        <w:del w:id="170" w:author="Author">
          <w:r w:rsidR="00865A83" w:rsidDel="00082BAD">
            <w:delText xml:space="preserve"> </w:delText>
          </w:r>
        </w:del>
        <w:r w:rsidR="00865A83">
          <w:t>GenAI h</w:t>
        </w:r>
      </w:ins>
      <w:r w:rsidRPr="00EF34FA">
        <w:t>allucination</w:t>
      </w:r>
      <w:del w:id="171" w:author="Author">
        <w:r w:rsidRPr="00EF34FA" w:rsidDel="00471A31">
          <w:delText>,</w:delText>
        </w:r>
        <w:r w:rsidRPr="00EF34FA" w:rsidDel="00C036CF">
          <w:delText>"</w:delText>
        </w:r>
        <w:r w:rsidRPr="00EF34FA" w:rsidDel="00471A31">
          <w:delText xml:space="preserve"> where</w:delText>
        </w:r>
      </w:del>
      <w:ins w:id="172" w:author="Author">
        <w:del w:id="173" w:author="Author">
          <w:r w:rsidR="00471A31" w:rsidDel="003965E7">
            <w:delText>s</w:delText>
          </w:r>
        </w:del>
      </w:ins>
      <w:del w:id="174" w:author="Author">
        <w:r w:rsidRPr="00EF34FA" w:rsidDel="00471A31">
          <w:delText xml:space="preserve"> mod</w:delText>
        </w:r>
      </w:del>
      <w:ins w:id="175" w:author="Author">
        <w:r w:rsidR="00471A31">
          <w:t xml:space="preserve"> </w:t>
        </w:r>
      </w:ins>
      <w:del w:id="176" w:author="Author">
        <w:r w:rsidRPr="00EF34FA" w:rsidDel="00471A31">
          <w:delText>els invent facts</w:delText>
        </w:r>
        <w:r w:rsidRPr="00EF34FA" w:rsidDel="00F569A7">
          <w:delText xml:space="preserve">. </w:delText>
        </w:r>
        <w:r w:rsidRPr="00EF34FA" w:rsidDel="008E6856">
          <w:delText xml:space="preserve">In a </w:delText>
        </w:r>
        <w:r w:rsidDel="008E6856">
          <w:delText xml:space="preserve">safety-related and </w:delText>
        </w:r>
        <w:r w:rsidRPr="00EF34FA" w:rsidDel="008E6856">
          <w:delText>critical context,</w:delText>
        </w:r>
        <w:r w:rsidRPr="00EF34FA" w:rsidDel="00F569A7">
          <w:delText xml:space="preserve"> this </w:delText>
        </w:r>
      </w:del>
      <w:r w:rsidRPr="00EF34FA">
        <w:t xml:space="preserve">is </w:t>
      </w:r>
      <w:ins w:id="177" w:author="Author">
        <w:r w:rsidR="00B80939">
          <w:t>risky</w:t>
        </w:r>
      </w:ins>
      <w:del w:id="178" w:author="Author">
        <w:r w:rsidRPr="00EF34FA" w:rsidDel="00B11AE9">
          <w:delText>unacceptable</w:delText>
        </w:r>
      </w:del>
      <w:r w:rsidRPr="00EF34FA">
        <w:t xml:space="preserve">. To prevent this, a </w:t>
      </w:r>
      <w:ins w:id="179" w:author="Author">
        <w:r w:rsidR="00962D3C" w:rsidRPr="00F34C43">
          <w:t>Retrieval-Augmented Generation</w:t>
        </w:r>
        <w:r w:rsidR="00962D3C">
          <w:t xml:space="preserve"> </w:t>
        </w:r>
      </w:ins>
      <w:del w:id="180" w:author="Author">
        <w:r w:rsidRPr="00EF34FA" w:rsidDel="00962D3C">
          <w:delText xml:space="preserve">RAG </w:delText>
        </w:r>
      </w:del>
      <w:r w:rsidRPr="00EF34FA">
        <w:t xml:space="preserve">pipeline was implemented using </w:t>
      </w:r>
      <w:proofErr w:type="spellStart"/>
      <w:r w:rsidRPr="00EF34FA">
        <w:t>ChromaDB</w:t>
      </w:r>
      <w:proofErr w:type="spellEnd"/>
      <w:r w:rsidRPr="00EF34FA">
        <w:t xml:space="preserve">. Rather than relying on generic safety data, the system embeds the official DOSH guidelines [4]. When a hazard is detected, the system retrieves the precise legal regulation that applies, ensuring all advice adheres to </w:t>
      </w:r>
      <w:ins w:id="181" w:author="Author">
        <w:r w:rsidR="00D27051">
          <w:t>the national and inter</w:t>
        </w:r>
        <w:r w:rsidR="00CF6A92">
          <w:t xml:space="preserve">national </w:t>
        </w:r>
      </w:ins>
      <w:del w:id="182" w:author="Author">
        <w:r w:rsidRPr="00EF34FA" w:rsidDel="00CF6A92">
          <w:delText xml:space="preserve">Malaysian </w:delText>
        </w:r>
      </w:del>
      <w:ins w:id="183" w:author="Author">
        <w:r w:rsidR="00CF6A92">
          <w:t>guidelines</w:t>
        </w:r>
      </w:ins>
      <w:del w:id="184" w:author="Author">
        <w:r w:rsidRPr="00EF34FA" w:rsidDel="00CF6A92">
          <w:delText>standards</w:delText>
        </w:r>
      </w:del>
      <w:r w:rsidR="00D66246" w:rsidRPr="003139A8">
        <w:t>.</w:t>
      </w:r>
      <w:ins w:id="185" w:author="Author">
        <w:r w:rsidR="00A56CA7">
          <w:t xml:space="preserve"> </w:t>
        </w:r>
      </w:ins>
    </w:p>
    <w:p w14:paraId="445EFAAF" w14:textId="174FC1CF" w:rsidR="00D66246" w:rsidDel="00A56CA7" w:rsidRDefault="00A56CA7">
      <w:pPr>
        <w:pStyle w:val="Text"/>
        <w:ind w:firstLine="144"/>
        <w:rPr>
          <w:del w:id="186" w:author="Author"/>
        </w:rPr>
        <w:pPrChange w:id="187" w:author="Author">
          <w:pPr>
            <w:pStyle w:val="Text"/>
          </w:pPr>
        </w:pPrChange>
      </w:pPr>
      <w:ins w:id="188" w:author="Author">
        <w:del w:id="189" w:author="Author">
          <w:r w:rsidDel="00AF3478">
            <w:delText xml:space="preserve">Finally, </w:delText>
          </w:r>
        </w:del>
      </w:ins>
    </w:p>
    <w:p w14:paraId="20868C15" w14:textId="77777777" w:rsidR="00F34C43" w:rsidRPr="003139A8" w:rsidDel="00964A96" w:rsidRDefault="00F34C43">
      <w:pPr>
        <w:pStyle w:val="Text"/>
        <w:ind w:firstLine="144"/>
        <w:rPr>
          <w:del w:id="190" w:author="Author"/>
          <w:color w:val="000000"/>
        </w:rPr>
        <w:pPrChange w:id="191" w:author="Author">
          <w:pPr>
            <w:pStyle w:val="Text"/>
            <w:ind w:firstLine="0"/>
          </w:pPr>
        </w:pPrChange>
      </w:pPr>
    </w:p>
    <w:p w14:paraId="7CFDAC6C" w14:textId="42D8F0B2" w:rsidR="00F34C43" w:rsidRPr="00D050EC" w:rsidDel="00964A96" w:rsidRDefault="001A2B08">
      <w:pPr>
        <w:pStyle w:val="Heading2"/>
        <w:numPr>
          <w:ilvl w:val="0"/>
          <w:numId w:val="0"/>
        </w:numPr>
        <w:ind w:firstLine="144"/>
        <w:rPr>
          <w:del w:id="192" w:author="Author"/>
        </w:rPr>
        <w:pPrChange w:id="193" w:author="Author">
          <w:pPr>
            <w:pStyle w:val="Heading2"/>
            <w:numPr>
              <w:ilvl w:val="0"/>
              <w:numId w:val="0"/>
            </w:numPr>
          </w:pPr>
        </w:pPrChange>
      </w:pPr>
      <w:del w:id="194" w:author="Author">
        <w:r w:rsidDel="00964A96">
          <w:delText>D</w:delText>
        </w:r>
        <w:r w:rsidR="00F34C43" w:rsidRPr="00D050EC" w:rsidDel="00964A96">
          <w:delText xml:space="preserve">. </w:delText>
        </w:r>
      </w:del>
      <w:moveFromRangeStart w:id="195" w:author="Author" w:name="move216271460"/>
      <w:moveFrom w:id="196" w:author="Author" w16du:dateUtc="2025-12-10T07:04:00Z">
        <w:del w:id="197" w:author="Author">
          <w:r w:rsidRPr="001A2B08" w:rsidDel="00964A96">
            <w:delText>Large Language Model Analysis</w:delText>
          </w:r>
        </w:del>
      </w:moveFrom>
      <w:moveFromRangeEnd w:id="195"/>
    </w:p>
    <w:p w14:paraId="2ACCB09C" w14:textId="16EB69E0" w:rsidR="00F34C43" w:rsidRPr="003139A8" w:rsidRDefault="00CA7F06">
      <w:pPr>
        <w:pStyle w:val="Text"/>
        <w:ind w:firstLine="144"/>
        <w:rPr>
          <w:color w:val="000000"/>
        </w:rPr>
        <w:pPrChange w:id="198" w:author="Author">
          <w:pPr>
            <w:pStyle w:val="Text"/>
          </w:pPr>
        </w:pPrChange>
      </w:pPr>
      <w:del w:id="199" w:author="Author">
        <w:r w:rsidRPr="00CA7F06" w:rsidDel="002546B8">
          <w:delText>Finally</w:delText>
        </w:r>
      </w:del>
      <w:ins w:id="200" w:author="Author">
        <w:del w:id="201" w:author="Author">
          <w:r w:rsidR="002546B8" w:rsidDel="00902071">
            <w:delText>Finally</w:delText>
          </w:r>
        </w:del>
      </w:ins>
      <w:del w:id="202" w:author="Author">
        <w:r w:rsidRPr="00CA7F06" w:rsidDel="00902071">
          <w:delText xml:space="preserve">, </w:delText>
        </w:r>
        <w:r w:rsidRPr="00CA7F06" w:rsidDel="00461804">
          <w:delText xml:space="preserve">a locally hosted </w:delText>
        </w:r>
      </w:del>
      <w:moveToRangeStart w:id="203" w:author="Author" w:name="move216271460"/>
      <w:moveTo w:id="204" w:author="Author" w16du:dateUtc="2025-12-10T07:04:00Z">
        <w:del w:id="205" w:author="Author">
          <w:r w:rsidR="00181A04" w:rsidRPr="001A2B08" w:rsidDel="00461804">
            <w:delText>Large Language Model Analysis</w:delText>
          </w:r>
        </w:del>
      </w:moveTo>
      <w:moveToRangeEnd w:id="203"/>
      <w:ins w:id="206" w:author="Author">
        <w:del w:id="207" w:author="Author">
          <w:r w:rsidR="00181A04" w:rsidDel="00461804">
            <w:delText xml:space="preserve"> i.e. </w:delText>
          </w:r>
        </w:del>
      </w:ins>
      <w:del w:id="208" w:author="Author">
        <w:r w:rsidRPr="00CA7F06" w:rsidDel="00461804">
          <w:delText>Llama 3 model</w:delText>
        </w:r>
      </w:del>
      <w:ins w:id="209" w:author="Author">
        <w:del w:id="210" w:author="Author">
          <w:r w:rsidR="00964A96" w:rsidDel="00461804">
            <w:delText>, i.e.</w:delText>
          </w:r>
          <w:r w:rsidR="001C2D35" w:rsidDel="00F55A17">
            <w:delText>a</w:delText>
          </w:r>
          <w:r w:rsidR="00F55A17" w:rsidDel="00160DD5">
            <w:delText>A</w:delText>
          </w:r>
          <w:r w:rsidR="00461804" w:rsidDel="001C2D35">
            <w:delText>A</w:delText>
          </w:r>
          <w:r w:rsidR="00461804" w:rsidDel="00160DD5">
            <w:delText xml:space="preserve"> </w:delText>
          </w:r>
          <w:r w:rsidR="00461804" w:rsidDel="00AF3478">
            <w:delText>locally</w:delText>
          </w:r>
          <w:r w:rsidR="00160DD5" w:rsidDel="00AF3478">
            <w:delText>-</w:delText>
          </w:r>
          <w:r w:rsidR="00461804" w:rsidDel="00AF3478">
            <w:delText xml:space="preserve"> hosted Large Language Model Analysis</w:delText>
          </w:r>
          <w:r w:rsidR="00E36A78" w:rsidDel="00AF3478">
            <w:delText>large language model analysis</w:delText>
          </w:r>
          <w:r w:rsidR="00461804" w:rsidDel="00AF3478">
            <w:delText xml:space="preserve">, such </w:delText>
          </w:r>
          <w:r w:rsidR="00461804" w:rsidDel="00AF3478">
            <w:delText>as the</w:delText>
          </w:r>
          <w:r w:rsidR="00964A96" w:rsidDel="00AF3478">
            <w:delText xml:space="preserve"> Llama 3 model</w:delText>
          </w:r>
          <w:r w:rsidR="001C2D35" w:rsidDel="00AF3478">
            <w:delText xml:space="preserve"> is adapted to</w:delText>
          </w:r>
          <w:r w:rsidR="00964A96" w:rsidDel="00AF3478">
            <w:delText>,</w:delText>
          </w:r>
        </w:del>
      </w:ins>
      <w:del w:id="211" w:author="Author">
        <w:r w:rsidRPr="00CA7F06" w:rsidDel="00AF3478">
          <w:delText xml:space="preserve"> proces</w:delText>
        </w:r>
      </w:del>
      <w:ins w:id="212" w:author="Author">
        <w:del w:id="213" w:author="Author">
          <w:r w:rsidR="001C2D35" w:rsidDel="00AF3478">
            <w:delText>process</w:delText>
          </w:r>
        </w:del>
      </w:ins>
      <w:del w:id="214" w:author="Author">
        <w:r w:rsidRPr="00CA7F06" w:rsidDel="00AF3478">
          <w:delText xml:space="preserve">ses the </w:delText>
        </w:r>
      </w:del>
      <w:ins w:id="215" w:author="Author">
        <w:r w:rsidR="00AF3478">
          <w:t xml:space="preserve">Locally hosted large language model analysis, the Llama 3 model is adapted to process </w:t>
        </w:r>
        <w:r w:rsidR="00F55A17">
          <w:t xml:space="preserve">scene </w:t>
        </w:r>
      </w:ins>
      <w:r w:rsidRPr="00CA7F06">
        <w:t xml:space="preserve">data. It </w:t>
      </w:r>
      <w:del w:id="216" w:author="Author">
        <w:r w:rsidRPr="00CA7F06" w:rsidDel="00964A96">
          <w:delText xml:space="preserve">synthesizes </w:delText>
        </w:r>
      </w:del>
      <w:proofErr w:type="spellStart"/>
      <w:ins w:id="217" w:author="Author">
        <w:r w:rsidR="00964A96">
          <w:t>synthesises</w:t>
        </w:r>
        <w:proofErr w:type="spellEnd"/>
        <w:r w:rsidR="00964A96" w:rsidRPr="00CA7F06">
          <w:t xml:space="preserve"> </w:t>
        </w:r>
      </w:ins>
      <w:r w:rsidRPr="00CA7F06">
        <w:t xml:space="preserve">the scene description, the YOLO detection results, and the retrieved DOSH regulations to generate a structured risk report. While DeepSeek R1 was used initially, the system was eventually migrated to Llama 3 to facilitate the generation of a </w:t>
      </w:r>
      <w:del w:id="218" w:author="Author">
        <w:r w:rsidRPr="00CA7F06" w:rsidDel="00FA2052">
          <w:delText xml:space="preserve">standardized </w:delText>
        </w:r>
      </w:del>
      <w:ins w:id="219" w:author="Author">
        <w:del w:id="220" w:author="Author">
          <w:r w:rsidR="00FA2052" w:rsidDel="00964A96">
            <w:delText>standardised</w:delText>
          </w:r>
        </w:del>
        <w:proofErr w:type="spellStart"/>
        <w:r w:rsidR="00964A96">
          <w:t>standardised</w:t>
        </w:r>
        <w:proofErr w:type="spellEnd"/>
        <w:r w:rsidR="00FA2052" w:rsidRPr="00CA7F06">
          <w:t xml:space="preserve"> </w:t>
        </w:r>
      </w:ins>
      <w:r w:rsidRPr="00CA7F06">
        <w:t>JSON report, which includes severity levels and specific action items</w:t>
      </w:r>
      <w:r w:rsidR="00F34C43" w:rsidRPr="003139A8">
        <w:t>.</w:t>
      </w:r>
    </w:p>
    <w:p w14:paraId="19BC0EDD" w14:textId="77777777" w:rsidR="00D66246" w:rsidRPr="003139A8" w:rsidDel="00D21B91" w:rsidRDefault="00D66246" w:rsidP="00D66246">
      <w:pPr>
        <w:pStyle w:val="Text"/>
        <w:ind w:firstLine="0"/>
        <w:rPr>
          <w:del w:id="221" w:author="Author"/>
          <w:color w:val="000000"/>
        </w:rPr>
      </w:pPr>
    </w:p>
    <w:p w14:paraId="4F1C26D4" w14:textId="30735989" w:rsidR="00732E46" w:rsidRDefault="00DB3364" w:rsidP="008A27E2">
      <w:pPr>
        <w:pStyle w:val="Heading1"/>
      </w:pPr>
      <w:r w:rsidRPr="00621141">
        <w:t xml:space="preserve">IV. </w:t>
      </w:r>
      <w:r w:rsidR="00401C76" w:rsidRPr="00401C76">
        <w:t>D</w:t>
      </w:r>
      <w:ins w:id="222" w:author="Author">
        <w:r w:rsidR="00E36A78">
          <w:t>evelopment</w:t>
        </w:r>
      </w:ins>
      <w:del w:id="223" w:author="Author">
        <w:r w:rsidR="00401C76" w:rsidRPr="00401C76" w:rsidDel="00E36A78">
          <w:delText>ata and Engineering</w:delText>
        </w:r>
      </w:del>
    </w:p>
    <w:p w14:paraId="7CFE9FF2" w14:textId="4437E963" w:rsidR="008F6573" w:rsidRPr="008F6573" w:rsidDel="00A85B6E" w:rsidRDefault="008F6573" w:rsidP="00690675">
      <w:pPr>
        <w:ind w:firstLine="144"/>
        <w:jc w:val="both"/>
        <w:rPr>
          <w:del w:id="224" w:author="Author"/>
          <w:lang w:val="en-MY"/>
        </w:rPr>
      </w:pPr>
      <w:r w:rsidRPr="008F6573">
        <w:rPr>
          <w:lang w:val="en-MY"/>
        </w:rPr>
        <w:t>Significant effort was dedicated to data</w:t>
      </w:r>
      <w:ins w:id="225" w:author="Author">
        <w:r w:rsidR="00DF6FC6">
          <w:rPr>
            <w:lang w:val="en-MY"/>
          </w:rPr>
          <w:t>set</w:t>
        </w:r>
      </w:ins>
      <w:r w:rsidRPr="008F6573">
        <w:rPr>
          <w:lang w:val="en-MY"/>
        </w:rPr>
        <w:t xml:space="preserve"> preparation</w:t>
      </w:r>
      <w:del w:id="226" w:author="Author">
        <w:r w:rsidRPr="008F6573" w:rsidDel="00DF6FC6">
          <w:rPr>
            <w:lang w:val="en-MY"/>
          </w:rPr>
          <w:delText xml:space="preserve">. Three distinct datasets, </w:delText>
        </w:r>
      </w:del>
      <w:ins w:id="227" w:author="Author">
        <w:r w:rsidR="0041428D">
          <w:rPr>
            <w:lang w:val="en-MY"/>
          </w:rPr>
          <w:t xml:space="preserve">, including OSHA records and Kaggle data, which </w:t>
        </w:r>
      </w:ins>
      <w:del w:id="228" w:author="Author">
        <w:r w:rsidRPr="008F6573" w:rsidDel="0041428D">
          <w:rPr>
            <w:lang w:val="en-MY"/>
          </w:rPr>
          <w:delText xml:space="preserve">including OSHA records and Kaggle data, </w:delText>
        </w:r>
      </w:del>
      <w:r w:rsidRPr="008F6573">
        <w:rPr>
          <w:lang w:val="en-MY"/>
        </w:rPr>
        <w:t xml:space="preserve">were consolidated into a single training set. This process involved </w:t>
      </w:r>
      <w:del w:id="229" w:author="Author">
        <w:r w:rsidRPr="008F6573" w:rsidDel="00FA2052">
          <w:rPr>
            <w:lang w:val="en-MY"/>
          </w:rPr>
          <w:delText xml:space="preserve">normalizing </w:delText>
        </w:r>
      </w:del>
      <w:ins w:id="230" w:author="Author">
        <w:r w:rsidR="00FA2052">
          <w:rPr>
            <w:lang w:val="en-MY"/>
          </w:rPr>
          <w:t>normalising</w:t>
        </w:r>
        <w:r w:rsidR="00FA2052" w:rsidRPr="008F6573">
          <w:rPr>
            <w:lang w:val="en-MY"/>
          </w:rPr>
          <w:t xml:space="preserve"> </w:t>
        </w:r>
      </w:ins>
      <w:r w:rsidRPr="008F6573">
        <w:rPr>
          <w:lang w:val="en-MY"/>
        </w:rPr>
        <w:t xml:space="preserve">inconsistent label names and balancing class distributions. Additionally, the </w:t>
      </w:r>
      <w:ins w:id="231" w:author="Author">
        <w:r w:rsidR="006C4993">
          <w:rPr>
            <w:lang w:val="en-MY"/>
          </w:rPr>
          <w:t>500</w:t>
        </w:r>
      </w:ins>
      <w:del w:id="232" w:author="Author">
        <w:r w:rsidRPr="008F6573" w:rsidDel="006C4993">
          <w:rPr>
            <w:lang w:val="en-MY"/>
          </w:rPr>
          <w:delText>raw</w:delText>
        </w:r>
      </w:del>
      <w:ins w:id="233" w:author="Author">
        <w:r w:rsidR="00DF70AB">
          <w:rPr>
            <w:lang w:val="en-MY"/>
          </w:rPr>
          <w:t xml:space="preserve"> construction scene</w:t>
        </w:r>
      </w:ins>
      <w:r w:rsidRPr="008F6573">
        <w:rPr>
          <w:lang w:val="en-MY"/>
        </w:rPr>
        <w:t xml:space="preserve"> image</w:t>
      </w:r>
      <w:ins w:id="234" w:author="Author">
        <w:r w:rsidR="006C4993">
          <w:rPr>
            <w:lang w:val="en-MY"/>
          </w:rPr>
          <w:t>s</w:t>
        </w:r>
      </w:ins>
      <w:r w:rsidRPr="008F6573">
        <w:rPr>
          <w:lang w:val="en-MY"/>
        </w:rPr>
        <w:t xml:space="preserve"> </w:t>
      </w:r>
      <w:ins w:id="235" w:author="Author">
        <w:r w:rsidR="006C4993">
          <w:rPr>
            <w:lang w:val="en-MY"/>
          </w:rPr>
          <w:t xml:space="preserve">were compiled </w:t>
        </w:r>
      </w:ins>
      <w:del w:id="236" w:author="Author">
        <w:r w:rsidRPr="008F6573" w:rsidDel="006C4993">
          <w:rPr>
            <w:lang w:val="en-MY"/>
          </w:rPr>
          <w:delText xml:space="preserve">count was expanded to approximately 500 images </w:delText>
        </w:r>
      </w:del>
      <w:r w:rsidRPr="008F6573">
        <w:rPr>
          <w:lang w:val="en-MY"/>
        </w:rPr>
        <w:t>to ensure robust model learning.</w:t>
      </w:r>
    </w:p>
    <w:p w14:paraId="49AA8180" w14:textId="408378F6" w:rsidR="001C1747" w:rsidRPr="008F6573" w:rsidDel="00A85B6E" w:rsidRDefault="008F6573" w:rsidP="00690675">
      <w:pPr>
        <w:ind w:firstLine="144"/>
        <w:jc w:val="both"/>
        <w:rPr>
          <w:del w:id="237" w:author="Author"/>
          <w:lang w:val="en-MY"/>
        </w:rPr>
      </w:pPr>
      <w:del w:id="238" w:author="Author">
        <w:r w:rsidRPr="008F6573" w:rsidDel="00A85B6E">
          <w:rPr>
            <w:lang w:val="en-MY"/>
          </w:rPr>
          <w:delText>Throughout the development process, several specific engineering hurdles emerged that necessitated technical pivots.</w:delText>
        </w:r>
      </w:del>
    </w:p>
    <w:p w14:paraId="6E55D275" w14:textId="2FC0D56E" w:rsidR="0081677D" w:rsidDel="008F2B50" w:rsidRDefault="00A85B6E" w:rsidP="00690675">
      <w:pPr>
        <w:ind w:firstLine="144"/>
        <w:jc w:val="both"/>
        <w:rPr>
          <w:del w:id="239" w:author="Author"/>
        </w:rPr>
      </w:pPr>
      <w:ins w:id="240" w:author="Author">
        <w:r>
          <w:t xml:space="preserve"> </w:t>
        </w:r>
        <w:del w:id="241" w:author="Author">
          <w:r w:rsidDel="004A0404">
            <w:delText>The p</w:delText>
          </w:r>
        </w:del>
      </w:ins>
      <w:del w:id="242" w:author="Author">
        <w:r w:rsidR="00DB3364" w:rsidDel="004A0404">
          <w:delText xml:space="preserve">A. </w:delText>
        </w:r>
        <w:r w:rsidR="00540CA4" w:rsidRPr="00540CA4" w:rsidDel="004A0404">
          <w:delText>The Missing Boots Problem</w:delText>
        </w:r>
      </w:del>
    </w:p>
    <w:p w14:paraId="520E22B1" w14:textId="77777777" w:rsidR="008F2B50" w:rsidRDefault="008F2B50" w:rsidP="00690675">
      <w:pPr>
        <w:ind w:firstLine="144"/>
        <w:jc w:val="both"/>
        <w:rPr>
          <w:ins w:id="243" w:author="Author"/>
        </w:rPr>
      </w:pPr>
    </w:p>
    <w:p w14:paraId="2866D5E1" w14:textId="77777777" w:rsidR="00444839" w:rsidRDefault="00444839" w:rsidP="00690675">
      <w:pPr>
        <w:ind w:firstLine="144"/>
        <w:jc w:val="both"/>
        <w:rPr>
          <w:ins w:id="244" w:author="Author"/>
        </w:rPr>
      </w:pPr>
    </w:p>
    <w:p w14:paraId="3B2D830E" w14:textId="750E50E4" w:rsidR="00444839" w:rsidRDefault="00444839" w:rsidP="00690675">
      <w:pPr>
        <w:ind w:firstLine="144"/>
        <w:jc w:val="both"/>
        <w:rPr>
          <w:ins w:id="245" w:author="Author"/>
        </w:rPr>
      </w:pPr>
      <w:commentRangeStart w:id="246"/>
      <w:ins w:id="247" w:author="Author">
        <w:r>
          <w:t xml:space="preserve">DATASET </w:t>
        </w:r>
        <w:r w:rsidR="00267A47">
          <w:t>SAMPLES</w:t>
        </w:r>
      </w:ins>
      <w:commentRangeEnd w:id="246"/>
      <w:r w:rsidR="00267A47">
        <w:rPr>
          <w:rStyle w:val="CommentReference"/>
          <w:sz w:val="20"/>
          <w:szCs w:val="20"/>
        </w:rPr>
        <w:commentReference w:id="246"/>
      </w:r>
    </w:p>
    <w:p w14:paraId="61A64C3F" w14:textId="77777777" w:rsidR="00690675" w:rsidRDefault="00690675" w:rsidP="00690675">
      <w:pPr>
        <w:ind w:firstLine="144"/>
        <w:jc w:val="both"/>
        <w:rPr>
          <w:ins w:id="248" w:author="Author"/>
        </w:rPr>
      </w:pPr>
    </w:p>
    <w:p w14:paraId="22A66051" w14:textId="77777777" w:rsidR="00733B00" w:rsidRDefault="00733B00" w:rsidP="00733B00">
      <w:pPr>
        <w:ind w:firstLine="144"/>
        <w:jc w:val="both"/>
        <w:rPr>
          <w:ins w:id="249" w:author="Author"/>
          <w:spacing w:val="-3"/>
          <w:lang w:val="en-MY"/>
        </w:rPr>
      </w:pPr>
      <w:ins w:id="250" w:author="Author">
        <w:r w:rsidRPr="00765FDB">
          <w:rPr>
            <w:spacing w:val="-3"/>
            <w:lang w:val="en-MY"/>
          </w:rPr>
          <w:t xml:space="preserve">In addition to detection, the system generates comprehensive reports. A web-based dashboard was developed for safety officers, featuring a live video feed with bounding boxes highlighting hazards. When a violation occurs, the system logs the event and generates a PDF report. This report cites specific DOSH regulations, such as Section 21.5.1 regarding safety helmets. Furthermore, the dashboard </w:t>
        </w:r>
        <w:r>
          <w:rPr>
            <w:spacing w:val="-3"/>
            <w:lang w:val="en-MY"/>
          </w:rPr>
          <w:t>categorises hazards by severity, enabling officers to prioritise</w:t>
        </w:r>
        <w:r w:rsidRPr="00765FDB">
          <w:rPr>
            <w:spacing w:val="-3"/>
            <w:lang w:val="en-MY"/>
          </w:rPr>
          <w:t xml:space="preserve"> interventions effectively.</w:t>
        </w:r>
      </w:ins>
    </w:p>
    <w:p w14:paraId="252BD574" w14:textId="77777777" w:rsidR="00690675" w:rsidRPr="0081677D" w:rsidRDefault="00690675">
      <w:pPr>
        <w:ind w:firstLine="144"/>
        <w:jc w:val="both"/>
        <w:rPr>
          <w:ins w:id="251" w:author="Author"/>
        </w:rPr>
        <w:pPrChange w:id="252" w:author="Author">
          <w:pPr>
            <w:pStyle w:val="Heading2"/>
            <w:numPr>
              <w:ilvl w:val="0"/>
              <w:numId w:val="0"/>
            </w:numPr>
            <w:spacing w:before="240"/>
          </w:pPr>
        </w:pPrChange>
      </w:pPr>
    </w:p>
    <w:p w14:paraId="5A634F31" w14:textId="40F71FD9" w:rsidR="00732E46" w:rsidDel="004A0404" w:rsidRDefault="00690675" w:rsidP="008300B9">
      <w:pPr>
        <w:ind w:firstLine="144"/>
        <w:jc w:val="both"/>
        <w:rPr>
          <w:del w:id="253" w:author="Author"/>
          <w:lang w:val="en-MY"/>
        </w:rPr>
      </w:pPr>
      <w:commentRangeStart w:id="254"/>
      <w:ins w:id="255" w:author="Author">
        <w:r w:rsidRPr="00690675">
          <w:rPr>
            <w:lang w:val="en-MY"/>
          </w:rPr>
          <w:t>USER INTERFACE</w:t>
        </w:r>
      </w:ins>
      <w:del w:id="256" w:author="Author">
        <w:r w:rsidR="004A6F9A" w:rsidRPr="004A6F9A" w:rsidDel="004A0404">
          <w:rPr>
            <w:lang w:val="en-MY"/>
          </w:rPr>
          <w:delText>During the development, a critical anomaly emerged. While the model excelled at detecting vests and helmets, it consistently failed to identify safety boots. More critically, it could not detect when boots were missing. The root cause was identified as a data imbalance: most open-source images depicted workers only from the waist up. Consequently, the model interpreted workers as floating torsos and had never learned the visual characteristics of a worker without boots.</w:delText>
        </w:r>
      </w:del>
    </w:p>
    <w:p w14:paraId="7C6970AE" w14:textId="7060DD80" w:rsidR="001F512A" w:rsidRPr="002F0010" w:rsidDel="004A0404" w:rsidRDefault="00043D7F" w:rsidP="008300B9">
      <w:pPr>
        <w:ind w:firstLine="144"/>
        <w:jc w:val="both"/>
        <w:rPr>
          <w:del w:id="257" w:author="Author"/>
          <w:lang w:val="en-MY"/>
        </w:rPr>
      </w:pPr>
      <w:del w:id="258" w:author="Author">
        <w:r w:rsidRPr="00043D7F" w:rsidDel="004A0404">
          <w:delText xml:space="preserve">To resolve this, a specialized dataset containing positive and negative examples of footwear was sourced. These images were manually labeled using Label Studio to create a specific "No-Boots" class. Following retraining on this balanced dataset, boot detection accuracy improved significantly, reaching </w:delText>
        </w:r>
        <w:r w:rsidR="00E97E05" w:rsidRPr="00043D7F" w:rsidDel="004A0404">
          <w:delText>a</w:delText>
        </w:r>
        <w:r w:rsidRPr="00043D7F" w:rsidDel="004A0404">
          <w:delText xml:space="preserve"> mAP</w:delText>
        </w:r>
        <w:r w:rsidR="003B06AC" w:rsidDel="004A0404">
          <w:delText>@50</w:delText>
        </w:r>
        <w:r w:rsidRPr="00043D7F" w:rsidDel="004A0404">
          <w:delText xml:space="preserve"> score of approximately 81%.</w:delText>
        </w:r>
      </w:del>
    </w:p>
    <w:p w14:paraId="30945116" w14:textId="1995E9C6" w:rsidR="00732E46" w:rsidRPr="00DB3364" w:rsidDel="004A0404" w:rsidRDefault="00DB3364" w:rsidP="007960C1">
      <w:pPr>
        <w:ind w:firstLine="144"/>
        <w:jc w:val="both"/>
        <w:rPr>
          <w:del w:id="259" w:author="Author"/>
          <w:rFonts w:eastAsia="Cambria"/>
          <w:color w:val="000000"/>
        </w:rPr>
        <w:pPrChange w:id="260" w:author="Author">
          <w:pPr>
            <w:pStyle w:val="Heading2"/>
            <w:numPr>
              <w:ilvl w:val="0"/>
              <w:numId w:val="0"/>
            </w:numPr>
            <w:jc w:val="both"/>
          </w:pPr>
        </w:pPrChange>
      </w:pPr>
      <w:del w:id="261" w:author="Author">
        <w:r w:rsidRPr="00DB3364" w:rsidDel="004A0404">
          <w:rPr>
            <w:rFonts w:eastAsia="Cambria"/>
            <w:color w:val="000000"/>
          </w:rPr>
          <w:delText xml:space="preserve">B. </w:delText>
        </w:r>
        <w:r w:rsidR="003B06AC" w:rsidRPr="003B06AC" w:rsidDel="004A0404">
          <w:rPr>
            <w:rFonts w:eastAsia="Cambria"/>
            <w:color w:val="000000"/>
          </w:rPr>
          <w:delText>Controlling the Output</w:delText>
        </w:r>
      </w:del>
    </w:p>
    <w:p w14:paraId="4D21B673" w14:textId="146BC7BA" w:rsidR="00031B79" w:rsidRPr="002F0010" w:rsidRDefault="00F14BC8" w:rsidP="004A0404">
      <w:pPr>
        <w:ind w:firstLine="144"/>
        <w:jc w:val="both"/>
        <w:rPr>
          <w:rFonts w:ascii="Times" w:eastAsia="Times" w:hAnsi="Times" w:cs="Times"/>
          <w:color w:val="000000"/>
          <w:spacing w:val="-3"/>
        </w:rPr>
      </w:pPr>
      <w:del w:id="262" w:author="Author">
        <w:r w:rsidRPr="00F14BC8" w:rsidDel="004A0404">
          <w:rPr>
            <w:rFonts w:ascii="Times" w:eastAsia="Times" w:hAnsi="Times" w:cs="Times"/>
            <w:color w:val="000000"/>
            <w:spacing w:val="-3"/>
          </w:rPr>
          <w:delText xml:space="preserve">Enforcing strict output formatting from the chat model proved challenging. Llama 3 frequently included conversational fillers, such as "Here is the analysis," alongside the required data. This extraneous text disrupted the database integration code. The issue was resolved by refining the system </w:delText>
        </w:r>
        <w:r w:rsidR="00573913" w:rsidRPr="00F14BC8" w:rsidDel="004A0404">
          <w:rPr>
            <w:rFonts w:ascii="Times" w:eastAsia="Times" w:hAnsi="Times" w:cs="Times"/>
            <w:color w:val="000000"/>
            <w:spacing w:val="-3"/>
          </w:rPr>
          <w:delText>prompting</w:delText>
        </w:r>
        <w:r w:rsidRPr="00F14BC8" w:rsidDel="004A0404">
          <w:rPr>
            <w:rFonts w:ascii="Times" w:eastAsia="Times" w:hAnsi="Times" w:cs="Times"/>
            <w:color w:val="000000"/>
            <w:spacing w:val="-3"/>
          </w:rPr>
          <w:delText xml:space="preserve"> to explicitly require a strict JSON format. Furthermore, a post-processing step </w:delText>
        </w:r>
        <w:r w:rsidRPr="00F14BC8" w:rsidDel="004A0404">
          <w:rPr>
            <w:rFonts w:ascii="Times" w:eastAsia="Times" w:hAnsi="Times" w:cs="Times"/>
            <w:color w:val="000000"/>
            <w:spacing w:val="-3"/>
          </w:rPr>
          <w:lastRenderedPageBreak/>
          <w:delText>was added to strip out any non-JSON text before the data is committed to the database</w:delText>
        </w:r>
      </w:del>
      <w:commentRangeEnd w:id="254"/>
      <w:r w:rsidR="00BA7ADC" w:rsidRPr="002F0010">
        <w:rPr>
          <w:rStyle w:val="CommentReference"/>
          <w:rFonts w:ascii="Times" w:eastAsia="Times" w:hAnsi="Times" w:cs="Times"/>
          <w:color w:val="000000"/>
          <w:spacing w:val="-3"/>
          <w:sz w:val="20"/>
          <w:szCs w:val="20"/>
        </w:rPr>
        <w:commentReference w:id="254"/>
      </w:r>
    </w:p>
    <w:p w14:paraId="0C070273" w14:textId="476488C6" w:rsidR="00ED191D" w:rsidRDefault="007C4276" w:rsidP="008A27E2">
      <w:pPr>
        <w:pStyle w:val="Heading1"/>
        <w:rPr>
          <w:ins w:id="263" w:author="Author"/>
        </w:rPr>
      </w:pPr>
      <w:r w:rsidRPr="00621141">
        <w:t xml:space="preserve">V. </w:t>
      </w:r>
      <w:ins w:id="264" w:author="Author">
        <w:r w:rsidR="00690675">
          <w:t>Discussions</w:t>
        </w:r>
      </w:ins>
      <w:del w:id="265" w:author="Author">
        <w:r w:rsidR="00765FDB" w:rsidRPr="00765FDB" w:rsidDel="00690675">
          <w:delText>Results</w:delText>
        </w:r>
        <w:r w:rsidR="00765FDB" w:rsidRPr="00765FDB" w:rsidDel="00AE19E9">
          <w:delText xml:space="preserve"> and </w:delText>
        </w:r>
      </w:del>
    </w:p>
    <w:p w14:paraId="13D0CE66" w14:textId="219FD6FA" w:rsidR="007C4276" w:rsidRPr="007C4276" w:rsidDel="00690675" w:rsidRDefault="00765FDB" w:rsidP="008A27E2">
      <w:pPr>
        <w:pStyle w:val="Heading1"/>
        <w:rPr>
          <w:del w:id="266" w:author="Author"/>
        </w:rPr>
      </w:pPr>
      <w:commentRangeStart w:id="267"/>
      <w:del w:id="268" w:author="Author">
        <w:r w:rsidRPr="00765FDB" w:rsidDel="00690675">
          <w:delText>User Interface</w:delText>
        </w:r>
      </w:del>
    </w:p>
    <w:p w14:paraId="0B9B9892" w14:textId="3DC5F26E" w:rsidR="00142DBE" w:rsidRPr="00765FDB" w:rsidDel="00553A47" w:rsidRDefault="00765FDB" w:rsidP="00267A47">
      <w:pPr>
        <w:ind w:firstLine="144"/>
        <w:jc w:val="both"/>
        <w:rPr>
          <w:del w:id="269" w:author="Author"/>
          <w:spacing w:val="-3"/>
          <w:lang w:val="en-MY"/>
        </w:rPr>
      </w:pPr>
      <w:del w:id="270" w:author="Author">
        <w:r w:rsidRPr="00765FDB" w:rsidDel="0015590B">
          <w:rPr>
            <w:spacing w:val="-3"/>
            <w:lang w:val="en-MY"/>
          </w:rPr>
          <w:delText>T</w:delText>
        </w:r>
        <w:r w:rsidRPr="00765FDB" w:rsidDel="004E2B85">
          <w:rPr>
            <w:spacing w:val="-3"/>
            <w:lang w:val="en-MY"/>
          </w:rPr>
          <w:delText>he</w:delText>
        </w:r>
      </w:del>
      <w:ins w:id="271" w:author="Author">
        <w:del w:id="272" w:author="Author">
          <w:r w:rsidR="004E2B85" w:rsidDel="0015590B">
            <w:rPr>
              <w:spacing w:val="-3"/>
              <w:lang w:val="en-MY"/>
            </w:rPr>
            <w:delText>The</w:delText>
          </w:r>
        </w:del>
      </w:ins>
      <w:del w:id="273" w:author="Author">
        <w:r w:rsidRPr="00765FDB" w:rsidDel="0015590B">
          <w:rPr>
            <w:spacing w:val="-3"/>
            <w:lang w:val="en-MY"/>
          </w:rPr>
          <w:delText xml:space="preserve"> </w:delText>
        </w:r>
      </w:del>
      <w:ins w:id="274" w:author="Author">
        <w:r w:rsidR="0015590B">
          <w:t xml:space="preserve">The </w:t>
        </w:r>
      </w:ins>
      <w:del w:id="275" w:author="Author">
        <w:r w:rsidRPr="00765FDB" w:rsidDel="008E1259">
          <w:rPr>
            <w:spacing w:val="-3"/>
            <w:lang w:val="en-MY"/>
          </w:rPr>
          <w:delText xml:space="preserve">finalized </w:delText>
        </w:r>
      </w:del>
      <w:r w:rsidRPr="00765FDB">
        <w:rPr>
          <w:spacing w:val="-3"/>
          <w:lang w:val="en-MY"/>
        </w:rPr>
        <w:t xml:space="preserve">prototype </w:t>
      </w:r>
      <w:ins w:id="276" w:author="Author">
        <w:r w:rsidR="00E505A5">
          <w:rPr>
            <w:spacing w:val="-3"/>
            <w:lang w:val="en-MY"/>
          </w:rPr>
          <w:t xml:space="preserve">was </w:t>
        </w:r>
        <w:r w:rsidR="0015590B">
          <w:rPr>
            <w:spacing w:val="-3"/>
            <w:lang w:val="en-MY"/>
          </w:rPr>
          <w:t>evaluated</w:t>
        </w:r>
        <w:del w:id="277" w:author="Author">
          <w:r w:rsidR="00E505A5" w:rsidDel="004E2B85">
            <w:rPr>
              <w:spacing w:val="-3"/>
              <w:lang w:val="en-MY"/>
            </w:rPr>
            <w:delText>tested</w:delText>
          </w:r>
        </w:del>
        <w:r w:rsidR="00E505A5">
          <w:rPr>
            <w:spacing w:val="-3"/>
            <w:lang w:val="en-MY"/>
          </w:rPr>
          <w:t xml:space="preserve"> with both YOLOv8 and YOLOv11, demonstrating</w:t>
        </w:r>
      </w:ins>
      <w:del w:id="278" w:author="Author">
        <w:r w:rsidRPr="00765FDB" w:rsidDel="00E505A5">
          <w:rPr>
            <w:spacing w:val="-3"/>
            <w:lang w:val="en-MY"/>
          </w:rPr>
          <w:delText>demonstrated</w:delText>
        </w:r>
      </w:del>
      <w:r w:rsidRPr="00765FDB">
        <w:rPr>
          <w:spacing w:val="-3"/>
          <w:lang w:val="en-MY"/>
        </w:rPr>
        <w:t xml:space="preserve"> robust performance. The YOLOv8 model achieved strong metrics, recording a mean Average Precision (mAP@50) of</w:t>
      </w:r>
      <w:del w:id="279" w:author="Author">
        <w:r w:rsidRPr="00765FDB" w:rsidDel="00D323A5">
          <w:rPr>
            <w:spacing w:val="-3"/>
            <w:lang w:val="en-MY"/>
          </w:rPr>
          <w:delText xml:space="preserve"> approximately</w:delText>
        </w:r>
      </w:del>
      <w:r w:rsidRPr="00765FDB">
        <w:rPr>
          <w:spacing w:val="-3"/>
          <w:lang w:val="en-MY"/>
        </w:rPr>
        <w:t xml:space="preserve"> 82.8% for helmets, 82.5% for vests, and 81.3% for safety </w:t>
      </w:r>
      <w:r w:rsidR="002652C2" w:rsidRPr="00765FDB">
        <w:rPr>
          <w:spacing w:val="-3"/>
          <w:lang w:val="en-MY"/>
        </w:rPr>
        <w:t>boots.</w:t>
      </w:r>
      <w:ins w:id="280" w:author="Author">
        <w:r w:rsidR="00553A47">
          <w:rPr>
            <w:spacing w:val="-3"/>
            <w:lang w:val="en-MY"/>
          </w:rPr>
          <w:t xml:space="preserve"> </w:t>
        </w:r>
      </w:ins>
      <w:commentRangeEnd w:id="267"/>
      <w:r w:rsidR="00BD4315" w:rsidRPr="00765FDB">
        <w:rPr>
          <w:rStyle w:val="CommentReference"/>
          <w:spacing w:val="-3"/>
          <w:sz w:val="20"/>
          <w:szCs w:val="20"/>
          <w:lang w:val="en-MY"/>
        </w:rPr>
        <w:commentReference w:id="267"/>
      </w:r>
    </w:p>
    <w:p w14:paraId="5A21ED3C" w14:textId="003C416B" w:rsidR="00732E46" w:rsidDel="00733B00" w:rsidRDefault="00765FDB" w:rsidP="00267A47">
      <w:pPr>
        <w:ind w:firstLine="144"/>
        <w:jc w:val="both"/>
        <w:rPr>
          <w:ins w:id="281" w:author="Author"/>
          <w:del w:id="282" w:author="Author"/>
          <w:spacing w:val="-3"/>
          <w:lang w:val="en-MY"/>
        </w:rPr>
      </w:pPr>
      <w:del w:id="283" w:author="Author">
        <w:r w:rsidRPr="00765FDB" w:rsidDel="00733B00">
          <w:rPr>
            <w:spacing w:val="-3"/>
            <w:lang w:val="en-MY"/>
          </w:rPr>
          <w:delText>In addition to detection, the system generates comprehensive reports. A web-based dashboard was developed for safety officers, featuring a live video feed with bounding boxes highlighting hazards. When a violation occurs, the system logs the event and generates a PDF report. This report cites specific DOSH regulations, such as Section 21.5.1 regarding safety helmets. Furthermore, the dashboard categorizes hazards by severity, enabling officers to prioritize</w:delText>
        </w:r>
      </w:del>
      <w:ins w:id="284" w:author="Author">
        <w:del w:id="285" w:author="Author">
          <w:r w:rsidR="00553A47" w:rsidDel="00733B00">
            <w:rPr>
              <w:spacing w:val="-3"/>
              <w:lang w:val="en-MY"/>
            </w:rPr>
            <w:delText>categorises hazards by severity, enabling officers to prioritise</w:delText>
          </w:r>
        </w:del>
      </w:ins>
      <w:del w:id="286" w:author="Author">
        <w:r w:rsidRPr="00765FDB" w:rsidDel="00733B00">
          <w:rPr>
            <w:spacing w:val="-3"/>
            <w:lang w:val="en-MY"/>
          </w:rPr>
          <w:delText xml:space="preserve"> interventions effectively.</w:delText>
        </w:r>
      </w:del>
    </w:p>
    <w:p w14:paraId="2C709FAD" w14:textId="77777777" w:rsidR="00553A47" w:rsidRPr="00765FDB" w:rsidRDefault="00553A47" w:rsidP="00733B00">
      <w:pPr>
        <w:ind w:firstLine="144"/>
        <w:jc w:val="both"/>
        <w:rPr>
          <w:spacing w:val="-3"/>
          <w:lang w:val="en-MY"/>
        </w:rPr>
      </w:pPr>
    </w:p>
    <w:p w14:paraId="61664693" w14:textId="27AEA165" w:rsidR="002F0010" w:rsidRPr="00F60F2B" w:rsidDel="00F8245B" w:rsidRDefault="002F0010" w:rsidP="002F0010">
      <w:pPr>
        <w:widowControl w:val="0"/>
        <w:pBdr>
          <w:top w:val="nil"/>
          <w:left w:val="nil"/>
          <w:bottom w:val="nil"/>
          <w:right w:val="nil"/>
          <w:between w:val="nil"/>
        </w:pBdr>
        <w:spacing w:line="252" w:lineRule="auto"/>
        <w:ind w:firstLine="202"/>
        <w:jc w:val="center"/>
        <w:rPr>
          <w:del w:id="287" w:author="Author"/>
          <w:rStyle w:val="IntenseEmphasis"/>
          <w:rPrChange w:id="288" w:author="Author">
            <w:rPr>
              <w:del w:id="289" w:author="Author"/>
            </w:rPr>
          </w:rPrChange>
        </w:rPr>
      </w:pPr>
      <w:r w:rsidRPr="00F60F2B">
        <w:rPr>
          <w:rStyle w:val="IntenseEmphasis"/>
          <w:rPrChange w:id="290" w:author="Author">
            <w:rPr/>
          </w:rPrChange>
        </w:rPr>
        <w:t>T</w:t>
      </w:r>
      <w:r w:rsidR="00F60F2B" w:rsidRPr="00F60F2B">
        <w:rPr>
          <w:rStyle w:val="IntenseEmphasis"/>
        </w:rPr>
        <w:t xml:space="preserve">able </w:t>
      </w:r>
      <w:del w:id="291" w:author="Author">
        <w:r w:rsidR="00F60F2B" w:rsidRPr="00F60F2B" w:rsidDel="00F60F2B">
          <w:rPr>
            <w:rStyle w:val="IntenseEmphasis"/>
          </w:rPr>
          <w:delText>i</w:delText>
        </w:r>
      </w:del>
      <w:ins w:id="292" w:author="Author">
        <w:r w:rsidR="00F60F2B">
          <w:rPr>
            <w:rStyle w:val="IntenseEmphasis"/>
          </w:rPr>
          <w:t>1</w:t>
        </w:r>
        <w:r w:rsidR="00F8245B" w:rsidRPr="00F60F2B">
          <w:rPr>
            <w:rStyle w:val="IntenseEmphasis"/>
            <w:rPrChange w:id="293" w:author="Author">
              <w:rPr/>
            </w:rPrChange>
          </w:rPr>
          <w:t xml:space="preserve"> </w:t>
        </w:r>
      </w:ins>
    </w:p>
    <w:p w14:paraId="2BAE692B" w14:textId="07DB825B" w:rsidR="002F0010" w:rsidRDefault="00E71F8A" w:rsidP="002F0010">
      <w:pPr>
        <w:widowControl w:val="0"/>
        <w:pBdr>
          <w:top w:val="nil"/>
          <w:left w:val="nil"/>
          <w:bottom w:val="nil"/>
          <w:right w:val="nil"/>
          <w:between w:val="nil"/>
        </w:pBdr>
        <w:spacing w:line="252" w:lineRule="auto"/>
        <w:ind w:firstLine="202"/>
        <w:jc w:val="center"/>
        <w:rPr>
          <w:ins w:id="294" w:author="Author"/>
          <w:rStyle w:val="IntenseEmphasis"/>
        </w:rPr>
      </w:pPr>
      <w:ins w:id="295" w:author="Author">
        <w:r>
          <w:rPr>
            <w:rStyle w:val="IntenseEmphasis"/>
          </w:rPr>
          <w:t>R</w:t>
        </w:r>
      </w:ins>
      <w:del w:id="296" w:author="Author">
        <w:r w:rsidR="00F60F2B" w:rsidRPr="00F60F2B" w:rsidDel="00E71F8A">
          <w:rPr>
            <w:rStyle w:val="IntenseEmphasis"/>
          </w:rPr>
          <w:delText>r</w:delText>
        </w:r>
      </w:del>
      <w:r w:rsidR="00F60F2B" w:rsidRPr="00F60F2B">
        <w:rPr>
          <w:rStyle w:val="IntenseEmphasis"/>
        </w:rPr>
        <w:t>esult</w:t>
      </w:r>
      <w:ins w:id="297" w:author="Author">
        <w:r w:rsidR="00F60F2B" w:rsidRPr="00F60F2B">
          <w:rPr>
            <w:rStyle w:val="IntenseEmphasis"/>
          </w:rPr>
          <w:t>s</w:t>
        </w:r>
      </w:ins>
      <w:del w:id="298" w:author="Author">
        <w:r w:rsidR="00206D57" w:rsidDel="00F8245B">
          <w:rPr>
            <w:smallCaps/>
          </w:rPr>
          <w:delText xml:space="preserve"> TABLE OF THE </w:delText>
        </w:r>
        <w:r w:rsidR="00C2209A" w:rsidDel="00F8245B">
          <w:rPr>
            <w:smallCaps/>
          </w:rPr>
          <w:delText>YOLO MODEL</w:delText>
        </w:r>
      </w:del>
    </w:p>
    <w:p w14:paraId="5004ED83" w14:textId="77777777" w:rsidR="00623CC4" w:rsidRDefault="00623CC4" w:rsidP="002F0010">
      <w:pPr>
        <w:widowControl w:val="0"/>
        <w:pBdr>
          <w:top w:val="nil"/>
          <w:left w:val="nil"/>
          <w:bottom w:val="nil"/>
          <w:right w:val="nil"/>
          <w:between w:val="nil"/>
        </w:pBdr>
        <w:spacing w:line="252" w:lineRule="auto"/>
        <w:ind w:firstLine="202"/>
        <w:jc w:val="center"/>
      </w:pPr>
    </w:p>
    <w:tbl>
      <w:tblPr>
        <w:tblStyle w:val="PlainTable5"/>
        <w:tblW w:w="5008" w:type="dxa"/>
        <w:tblLayout w:type="fixed"/>
        <w:tblLook w:val="06A0" w:firstRow="1" w:lastRow="0" w:firstColumn="1" w:lastColumn="0" w:noHBand="1" w:noVBand="1"/>
      </w:tblPr>
      <w:tblGrid>
        <w:gridCol w:w="841"/>
        <w:gridCol w:w="992"/>
        <w:gridCol w:w="1134"/>
        <w:gridCol w:w="953"/>
        <w:gridCol w:w="1088"/>
      </w:tblGrid>
      <w:tr w:rsidR="00AE02A1" w:rsidRPr="00835740" w14:paraId="1DF2D74A" w14:textId="77777777" w:rsidTr="00AE02A1">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841" w:type="dxa"/>
            <w:hideMark/>
          </w:tcPr>
          <w:p w14:paraId="200CC754" w14:textId="77777777" w:rsidR="00835740" w:rsidRPr="00623CC4" w:rsidRDefault="00835740" w:rsidP="00835740">
            <w:pPr>
              <w:jc w:val="center"/>
              <w:rPr>
                <w:rFonts w:ascii="Times New Roman" w:hAnsi="Times New Roman" w:cs="Times New Roman"/>
                <w:sz w:val="16"/>
                <w:szCs w:val="16"/>
                <w:lang w:val="en-MY"/>
                <w:rPrChange w:id="299" w:author="Author">
                  <w:rPr>
                    <w:lang w:val="en-MY"/>
                  </w:rPr>
                </w:rPrChange>
              </w:rPr>
            </w:pPr>
            <w:r w:rsidRPr="00623CC4">
              <w:rPr>
                <w:b/>
                <w:bCs/>
                <w:sz w:val="16"/>
                <w:szCs w:val="16"/>
                <w:lang w:val="en-MY"/>
                <w:rPrChange w:id="300" w:author="Author">
                  <w:rPr>
                    <w:b/>
                    <w:bCs/>
                    <w:lang w:val="en-MY"/>
                  </w:rPr>
                </w:rPrChange>
              </w:rPr>
              <w:t>Class</w:t>
            </w:r>
          </w:p>
        </w:tc>
        <w:tc>
          <w:tcPr>
            <w:tcW w:w="992" w:type="dxa"/>
            <w:hideMark/>
          </w:tcPr>
          <w:p w14:paraId="6464E60D" w14:textId="679A736C" w:rsidR="003929AF" w:rsidRPr="00623CC4" w:rsidRDefault="003929AF" w:rsidP="00835740">
            <w:pPr>
              <w:jc w:val="center"/>
              <w:cnfStyle w:val="100000000000" w:firstRow="1" w:lastRow="0" w:firstColumn="0" w:lastColumn="0" w:oddVBand="0" w:evenVBand="0" w:oddHBand="0" w:evenHBand="0" w:firstRowFirstColumn="0" w:firstRowLastColumn="0" w:lastRowFirstColumn="0" w:lastRowLastColumn="0"/>
              <w:rPr>
                <w:ins w:id="301" w:author="Author"/>
                <w:rFonts w:ascii="Times New Roman" w:hAnsi="Times New Roman" w:cs="Times New Roman"/>
                <w:b/>
                <w:bCs/>
                <w:sz w:val="16"/>
                <w:szCs w:val="16"/>
                <w:lang w:val="en-MY"/>
                <w:rPrChange w:id="302" w:author="Author">
                  <w:rPr>
                    <w:ins w:id="303" w:author="Author"/>
                    <w:b/>
                    <w:bCs/>
                    <w:sz w:val="16"/>
                    <w:szCs w:val="16"/>
                    <w:lang w:val="en-MY"/>
                  </w:rPr>
                </w:rPrChange>
              </w:rPr>
            </w:pPr>
            <w:ins w:id="304" w:author="Author">
              <w:r w:rsidRPr="00623CC4">
                <w:rPr>
                  <w:b/>
                  <w:bCs/>
                  <w:sz w:val="16"/>
                  <w:szCs w:val="16"/>
                  <w:lang w:val="en-MY"/>
                </w:rPr>
                <w:t>YOLOv8</w:t>
              </w:r>
            </w:ins>
          </w:p>
          <w:p w14:paraId="25479D29" w14:textId="0CD50D1E" w:rsidR="00835740" w:rsidRPr="00623CC4" w:rsidRDefault="00835740" w:rsidP="0083574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MY"/>
                <w:rPrChange w:id="305" w:author="Author">
                  <w:rPr>
                    <w:lang w:val="en-MY"/>
                  </w:rPr>
                </w:rPrChange>
              </w:rPr>
            </w:pPr>
            <w:del w:id="306" w:author="Author">
              <w:r w:rsidRPr="00623CC4" w:rsidDel="00EF6B63">
                <w:rPr>
                  <w:b/>
                  <w:bCs/>
                  <w:sz w:val="16"/>
                  <w:szCs w:val="16"/>
                  <w:lang w:val="en-MY"/>
                  <w:rPrChange w:id="307" w:author="Author">
                    <w:rPr>
                      <w:b/>
                      <w:bCs/>
                      <w:lang w:val="en-MY"/>
                    </w:rPr>
                  </w:rPrChange>
                </w:rPr>
                <w:delText xml:space="preserve">YOLOv8 </w:delText>
              </w:r>
            </w:del>
            <w:r w:rsidRPr="00623CC4">
              <w:rPr>
                <w:b/>
                <w:bCs/>
                <w:sz w:val="16"/>
                <w:szCs w:val="16"/>
                <w:lang w:val="en-MY"/>
                <w:rPrChange w:id="308" w:author="Author">
                  <w:rPr>
                    <w:b/>
                    <w:bCs/>
                    <w:lang w:val="en-MY"/>
                  </w:rPr>
                </w:rPrChange>
              </w:rPr>
              <w:t>mAP50</w:t>
            </w:r>
          </w:p>
        </w:tc>
        <w:tc>
          <w:tcPr>
            <w:tcW w:w="1134" w:type="dxa"/>
            <w:hideMark/>
          </w:tcPr>
          <w:p w14:paraId="6F1D17FD" w14:textId="77777777" w:rsidR="003929AF" w:rsidRPr="00623CC4" w:rsidRDefault="00835740" w:rsidP="00835740">
            <w:pPr>
              <w:jc w:val="center"/>
              <w:cnfStyle w:val="100000000000" w:firstRow="1" w:lastRow="0" w:firstColumn="0" w:lastColumn="0" w:oddVBand="0" w:evenVBand="0" w:oddHBand="0" w:evenHBand="0" w:firstRowFirstColumn="0" w:firstRowLastColumn="0" w:lastRowFirstColumn="0" w:lastRowLastColumn="0"/>
              <w:rPr>
                <w:ins w:id="309" w:author="Author"/>
                <w:rFonts w:ascii="Times New Roman" w:hAnsi="Times New Roman" w:cs="Times New Roman"/>
                <w:b/>
                <w:bCs/>
                <w:sz w:val="16"/>
                <w:szCs w:val="16"/>
                <w:lang w:val="en-MY"/>
                <w:rPrChange w:id="310" w:author="Author">
                  <w:rPr>
                    <w:ins w:id="311" w:author="Author"/>
                    <w:b/>
                    <w:bCs/>
                    <w:sz w:val="16"/>
                    <w:szCs w:val="16"/>
                    <w:lang w:val="en-MY"/>
                  </w:rPr>
                </w:rPrChange>
              </w:rPr>
            </w:pPr>
            <w:del w:id="312" w:author="Author">
              <w:r w:rsidRPr="00623CC4" w:rsidDel="00EF6B63">
                <w:rPr>
                  <w:b/>
                  <w:bCs/>
                  <w:sz w:val="16"/>
                  <w:szCs w:val="16"/>
                  <w:lang w:val="en-MY"/>
                  <w:rPrChange w:id="313" w:author="Author">
                    <w:rPr>
                      <w:b/>
                      <w:bCs/>
                      <w:lang w:val="en-MY"/>
                    </w:rPr>
                  </w:rPrChange>
                </w:rPr>
                <w:delText>YOLOv8</w:delText>
              </w:r>
            </w:del>
            <w:r w:rsidRPr="00623CC4">
              <w:rPr>
                <w:b/>
                <w:bCs/>
                <w:sz w:val="16"/>
                <w:szCs w:val="16"/>
                <w:lang w:val="en-MY"/>
                <w:rPrChange w:id="314" w:author="Author">
                  <w:rPr>
                    <w:b/>
                    <w:bCs/>
                    <w:lang w:val="en-MY"/>
                  </w:rPr>
                </w:rPrChange>
              </w:rPr>
              <w:t xml:space="preserve"> </w:t>
            </w:r>
            <w:ins w:id="315" w:author="Author">
              <w:r w:rsidR="003929AF" w:rsidRPr="00623CC4">
                <w:rPr>
                  <w:b/>
                  <w:bCs/>
                  <w:sz w:val="16"/>
                  <w:szCs w:val="16"/>
                  <w:lang w:val="en-MY"/>
                </w:rPr>
                <w:t>YOLOv8</w:t>
              </w:r>
            </w:ins>
          </w:p>
          <w:p w14:paraId="4764F7D9" w14:textId="299909E3" w:rsidR="00835740" w:rsidRPr="00623CC4" w:rsidRDefault="00835740" w:rsidP="0083574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MY"/>
                <w:rPrChange w:id="316" w:author="Author">
                  <w:rPr>
                    <w:lang w:val="en-MY"/>
                  </w:rPr>
                </w:rPrChange>
              </w:rPr>
            </w:pPr>
            <w:r w:rsidRPr="00623CC4">
              <w:rPr>
                <w:b/>
                <w:bCs/>
                <w:sz w:val="16"/>
                <w:szCs w:val="16"/>
                <w:lang w:val="en-MY"/>
                <w:rPrChange w:id="317" w:author="Author">
                  <w:rPr>
                    <w:b/>
                    <w:bCs/>
                    <w:lang w:val="en-MY"/>
                  </w:rPr>
                </w:rPrChange>
              </w:rPr>
              <w:t>mAP50-95</w:t>
            </w:r>
          </w:p>
        </w:tc>
        <w:tc>
          <w:tcPr>
            <w:tcW w:w="953" w:type="dxa"/>
            <w:hideMark/>
          </w:tcPr>
          <w:p w14:paraId="07852464" w14:textId="5109DB85" w:rsidR="00835740" w:rsidRPr="00623CC4" w:rsidRDefault="00835740" w:rsidP="0083574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MY"/>
                <w:rPrChange w:id="318" w:author="Author">
                  <w:rPr>
                    <w:lang w:val="en-MY"/>
                  </w:rPr>
                </w:rPrChange>
              </w:rPr>
            </w:pPr>
            <w:r w:rsidRPr="00623CC4">
              <w:rPr>
                <w:b/>
                <w:bCs/>
                <w:sz w:val="16"/>
                <w:szCs w:val="16"/>
                <w:lang w:val="en-MY"/>
                <w:rPrChange w:id="319" w:author="Author">
                  <w:rPr>
                    <w:b/>
                    <w:bCs/>
                    <w:lang w:val="en-MY"/>
                  </w:rPr>
                </w:rPrChange>
              </w:rPr>
              <w:t>YOLOv</w:t>
            </w:r>
            <w:r w:rsidR="007751E5" w:rsidRPr="00623CC4">
              <w:rPr>
                <w:b/>
                <w:bCs/>
                <w:sz w:val="16"/>
                <w:szCs w:val="16"/>
                <w:lang w:val="en-MY"/>
                <w:rPrChange w:id="320" w:author="Author">
                  <w:rPr>
                    <w:b/>
                    <w:bCs/>
                    <w:lang w:val="en-MY"/>
                  </w:rPr>
                </w:rPrChange>
              </w:rPr>
              <w:t>1</w:t>
            </w:r>
            <w:r w:rsidRPr="00623CC4">
              <w:rPr>
                <w:b/>
                <w:bCs/>
                <w:sz w:val="16"/>
                <w:szCs w:val="16"/>
                <w:lang w:val="en-MY"/>
                <w:rPrChange w:id="321" w:author="Author">
                  <w:rPr>
                    <w:b/>
                    <w:bCs/>
                    <w:lang w:val="en-MY"/>
                  </w:rPr>
                </w:rPrChange>
              </w:rPr>
              <w:t>1 mAP50</w:t>
            </w:r>
          </w:p>
        </w:tc>
        <w:tc>
          <w:tcPr>
            <w:tcW w:w="1088" w:type="dxa"/>
            <w:hideMark/>
          </w:tcPr>
          <w:p w14:paraId="19D1BAAA" w14:textId="77777777" w:rsidR="00835740" w:rsidRPr="00623CC4" w:rsidRDefault="00835740" w:rsidP="0083574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MY"/>
                <w:rPrChange w:id="322" w:author="Author">
                  <w:rPr>
                    <w:lang w:val="en-MY"/>
                  </w:rPr>
                </w:rPrChange>
              </w:rPr>
            </w:pPr>
            <w:r w:rsidRPr="00623CC4">
              <w:rPr>
                <w:b/>
                <w:bCs/>
                <w:sz w:val="16"/>
                <w:szCs w:val="16"/>
                <w:lang w:val="en-MY"/>
                <w:rPrChange w:id="323" w:author="Author">
                  <w:rPr>
                    <w:b/>
                    <w:bCs/>
                    <w:lang w:val="en-MY"/>
                  </w:rPr>
                </w:rPrChange>
              </w:rPr>
              <w:t>YOLOv11 mAP50-95</w:t>
            </w:r>
          </w:p>
        </w:tc>
      </w:tr>
      <w:tr w:rsidR="00623CC4" w:rsidRPr="00835740" w14:paraId="531966AF" w14:textId="77777777" w:rsidTr="00DC444C">
        <w:trPr>
          <w:trHeight w:val="229"/>
        </w:trPr>
        <w:tc>
          <w:tcPr>
            <w:cnfStyle w:val="001000000000" w:firstRow="0" w:lastRow="0" w:firstColumn="1" w:lastColumn="0" w:oddVBand="0" w:evenVBand="0" w:oddHBand="0" w:evenHBand="0" w:firstRowFirstColumn="0" w:firstRowLastColumn="0" w:lastRowFirstColumn="0" w:lastRowLastColumn="0"/>
            <w:tcW w:w="841" w:type="dxa"/>
            <w:hideMark/>
          </w:tcPr>
          <w:p w14:paraId="0839E8F5" w14:textId="77777777" w:rsidR="00835740" w:rsidRPr="00623CC4" w:rsidRDefault="00835740" w:rsidP="00835740">
            <w:pPr>
              <w:jc w:val="center"/>
              <w:rPr>
                <w:rFonts w:ascii="Times New Roman" w:hAnsi="Times New Roman" w:cs="Times New Roman"/>
                <w:sz w:val="16"/>
                <w:szCs w:val="16"/>
                <w:lang w:val="en-MY"/>
                <w:rPrChange w:id="324" w:author="Author">
                  <w:rPr>
                    <w:lang w:val="en-MY"/>
                  </w:rPr>
                </w:rPrChange>
              </w:rPr>
            </w:pPr>
            <w:r w:rsidRPr="00623CC4">
              <w:rPr>
                <w:b/>
                <w:bCs/>
                <w:sz w:val="16"/>
                <w:szCs w:val="16"/>
                <w:lang w:val="en-MY"/>
                <w:rPrChange w:id="325" w:author="Author">
                  <w:rPr>
                    <w:b/>
                    <w:bCs/>
                    <w:lang w:val="en-MY"/>
                  </w:rPr>
                </w:rPrChange>
              </w:rPr>
              <w:t>Helmet</w:t>
            </w:r>
          </w:p>
        </w:tc>
        <w:tc>
          <w:tcPr>
            <w:tcW w:w="992" w:type="dxa"/>
            <w:hideMark/>
          </w:tcPr>
          <w:p w14:paraId="30AAC5E3"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26" w:author="Author">
                  <w:rPr>
                    <w:lang w:val="en-MY"/>
                  </w:rPr>
                </w:rPrChange>
              </w:rPr>
            </w:pPr>
            <w:r w:rsidRPr="00623CC4">
              <w:rPr>
                <w:sz w:val="16"/>
                <w:szCs w:val="16"/>
                <w:lang w:val="en-MY"/>
                <w:rPrChange w:id="327" w:author="Author">
                  <w:rPr>
                    <w:lang w:val="en-MY"/>
                  </w:rPr>
                </w:rPrChange>
              </w:rPr>
              <w:t>0.8287</w:t>
            </w:r>
          </w:p>
        </w:tc>
        <w:tc>
          <w:tcPr>
            <w:tcW w:w="1134" w:type="dxa"/>
            <w:hideMark/>
          </w:tcPr>
          <w:p w14:paraId="227668DD"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28" w:author="Author">
                  <w:rPr>
                    <w:lang w:val="en-MY"/>
                  </w:rPr>
                </w:rPrChange>
              </w:rPr>
            </w:pPr>
            <w:r w:rsidRPr="00623CC4">
              <w:rPr>
                <w:sz w:val="16"/>
                <w:szCs w:val="16"/>
                <w:lang w:val="en-MY"/>
                <w:rPrChange w:id="329" w:author="Author">
                  <w:rPr>
                    <w:lang w:val="en-MY"/>
                  </w:rPr>
                </w:rPrChange>
              </w:rPr>
              <w:t>0.4531</w:t>
            </w:r>
          </w:p>
        </w:tc>
        <w:tc>
          <w:tcPr>
            <w:tcW w:w="953" w:type="dxa"/>
            <w:hideMark/>
          </w:tcPr>
          <w:p w14:paraId="33A1A022"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30" w:author="Author">
                  <w:rPr>
                    <w:lang w:val="en-MY"/>
                  </w:rPr>
                </w:rPrChange>
              </w:rPr>
            </w:pPr>
            <w:r w:rsidRPr="00623CC4">
              <w:rPr>
                <w:sz w:val="16"/>
                <w:szCs w:val="16"/>
                <w:lang w:val="en-MY"/>
                <w:rPrChange w:id="331" w:author="Author">
                  <w:rPr>
                    <w:lang w:val="en-MY"/>
                  </w:rPr>
                </w:rPrChange>
              </w:rPr>
              <w:t>0.8223</w:t>
            </w:r>
          </w:p>
        </w:tc>
        <w:tc>
          <w:tcPr>
            <w:tcW w:w="1088" w:type="dxa"/>
            <w:hideMark/>
          </w:tcPr>
          <w:p w14:paraId="5A88F485" w14:textId="6DF1CB21"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32" w:author="Author">
                  <w:rPr>
                    <w:lang w:val="en-MY"/>
                  </w:rPr>
                </w:rPrChange>
              </w:rPr>
            </w:pPr>
            <w:r w:rsidRPr="00623CC4">
              <w:rPr>
                <w:sz w:val="16"/>
                <w:szCs w:val="16"/>
                <w:lang w:val="en-MY"/>
                <w:rPrChange w:id="333" w:author="Author">
                  <w:rPr>
                    <w:lang w:val="en-MY"/>
                  </w:rPr>
                </w:rPrChange>
              </w:rPr>
              <w:t>0.436</w:t>
            </w:r>
            <w:ins w:id="334" w:author="Author">
              <w:r w:rsidR="004305DE">
                <w:rPr>
                  <w:sz w:val="16"/>
                  <w:szCs w:val="16"/>
                  <w:lang w:val="en-MY"/>
                </w:rPr>
                <w:t>0</w:t>
              </w:r>
            </w:ins>
          </w:p>
        </w:tc>
      </w:tr>
      <w:tr w:rsidR="00623CC4" w:rsidRPr="00835740" w14:paraId="690C4CE0" w14:textId="77777777" w:rsidTr="00DC444C">
        <w:trPr>
          <w:trHeight w:val="220"/>
        </w:trPr>
        <w:tc>
          <w:tcPr>
            <w:cnfStyle w:val="001000000000" w:firstRow="0" w:lastRow="0" w:firstColumn="1" w:lastColumn="0" w:oddVBand="0" w:evenVBand="0" w:oddHBand="0" w:evenHBand="0" w:firstRowFirstColumn="0" w:firstRowLastColumn="0" w:lastRowFirstColumn="0" w:lastRowLastColumn="0"/>
            <w:tcW w:w="841" w:type="dxa"/>
            <w:hideMark/>
          </w:tcPr>
          <w:p w14:paraId="108535A6" w14:textId="77777777" w:rsidR="00835740" w:rsidRPr="00623CC4" w:rsidRDefault="00835740" w:rsidP="00835740">
            <w:pPr>
              <w:jc w:val="center"/>
              <w:rPr>
                <w:rFonts w:ascii="Times New Roman" w:hAnsi="Times New Roman" w:cs="Times New Roman"/>
                <w:sz w:val="16"/>
                <w:szCs w:val="16"/>
                <w:lang w:val="en-MY"/>
                <w:rPrChange w:id="335" w:author="Author">
                  <w:rPr>
                    <w:lang w:val="en-MY"/>
                  </w:rPr>
                </w:rPrChange>
              </w:rPr>
            </w:pPr>
            <w:r w:rsidRPr="00623CC4">
              <w:rPr>
                <w:b/>
                <w:bCs/>
                <w:sz w:val="16"/>
                <w:szCs w:val="16"/>
                <w:lang w:val="en-MY"/>
                <w:rPrChange w:id="336" w:author="Author">
                  <w:rPr>
                    <w:b/>
                    <w:bCs/>
                    <w:lang w:val="en-MY"/>
                  </w:rPr>
                </w:rPrChange>
              </w:rPr>
              <w:t>Gloves</w:t>
            </w:r>
          </w:p>
        </w:tc>
        <w:tc>
          <w:tcPr>
            <w:tcW w:w="992" w:type="dxa"/>
            <w:hideMark/>
          </w:tcPr>
          <w:p w14:paraId="6167CE43"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37" w:author="Author">
                  <w:rPr>
                    <w:lang w:val="en-MY"/>
                  </w:rPr>
                </w:rPrChange>
              </w:rPr>
            </w:pPr>
            <w:r w:rsidRPr="00623CC4">
              <w:rPr>
                <w:sz w:val="16"/>
                <w:szCs w:val="16"/>
                <w:lang w:val="en-MY"/>
                <w:rPrChange w:id="338" w:author="Author">
                  <w:rPr>
                    <w:lang w:val="en-MY"/>
                  </w:rPr>
                </w:rPrChange>
              </w:rPr>
              <w:t>0.8047</w:t>
            </w:r>
          </w:p>
        </w:tc>
        <w:tc>
          <w:tcPr>
            <w:tcW w:w="1134" w:type="dxa"/>
            <w:hideMark/>
          </w:tcPr>
          <w:p w14:paraId="6660B994"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39" w:author="Author">
                  <w:rPr>
                    <w:lang w:val="en-MY"/>
                  </w:rPr>
                </w:rPrChange>
              </w:rPr>
            </w:pPr>
            <w:r w:rsidRPr="00623CC4">
              <w:rPr>
                <w:sz w:val="16"/>
                <w:szCs w:val="16"/>
                <w:lang w:val="en-MY"/>
                <w:rPrChange w:id="340" w:author="Author">
                  <w:rPr>
                    <w:lang w:val="en-MY"/>
                  </w:rPr>
                </w:rPrChange>
              </w:rPr>
              <w:t>0.3855</w:t>
            </w:r>
          </w:p>
        </w:tc>
        <w:tc>
          <w:tcPr>
            <w:tcW w:w="953" w:type="dxa"/>
            <w:hideMark/>
          </w:tcPr>
          <w:p w14:paraId="27BC496B" w14:textId="20B93DEA"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41" w:author="Author">
                  <w:rPr>
                    <w:lang w:val="en-MY"/>
                  </w:rPr>
                </w:rPrChange>
              </w:rPr>
            </w:pPr>
            <w:r w:rsidRPr="00623CC4">
              <w:rPr>
                <w:sz w:val="16"/>
                <w:szCs w:val="16"/>
                <w:lang w:val="en-MY"/>
                <w:rPrChange w:id="342" w:author="Author">
                  <w:rPr>
                    <w:lang w:val="en-MY"/>
                  </w:rPr>
                </w:rPrChange>
              </w:rPr>
              <w:t>0.794</w:t>
            </w:r>
            <w:ins w:id="343" w:author="Author">
              <w:r w:rsidR="004305DE">
                <w:rPr>
                  <w:sz w:val="16"/>
                  <w:szCs w:val="16"/>
                  <w:lang w:val="en-MY"/>
                </w:rPr>
                <w:t>0</w:t>
              </w:r>
            </w:ins>
          </w:p>
        </w:tc>
        <w:tc>
          <w:tcPr>
            <w:tcW w:w="1088" w:type="dxa"/>
            <w:hideMark/>
          </w:tcPr>
          <w:p w14:paraId="7D5961DD"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44" w:author="Author">
                  <w:rPr>
                    <w:lang w:val="en-MY"/>
                  </w:rPr>
                </w:rPrChange>
              </w:rPr>
            </w:pPr>
            <w:r w:rsidRPr="00623CC4">
              <w:rPr>
                <w:sz w:val="16"/>
                <w:szCs w:val="16"/>
                <w:lang w:val="en-MY"/>
                <w:rPrChange w:id="345" w:author="Author">
                  <w:rPr>
                    <w:lang w:val="en-MY"/>
                  </w:rPr>
                </w:rPrChange>
              </w:rPr>
              <w:t>0.3906</w:t>
            </w:r>
          </w:p>
        </w:tc>
      </w:tr>
      <w:tr w:rsidR="00623CC4" w:rsidRPr="00835740" w14:paraId="5B802955" w14:textId="77777777" w:rsidTr="00DC444C">
        <w:trPr>
          <w:trHeight w:val="229"/>
        </w:trPr>
        <w:tc>
          <w:tcPr>
            <w:cnfStyle w:val="001000000000" w:firstRow="0" w:lastRow="0" w:firstColumn="1" w:lastColumn="0" w:oddVBand="0" w:evenVBand="0" w:oddHBand="0" w:evenHBand="0" w:firstRowFirstColumn="0" w:firstRowLastColumn="0" w:lastRowFirstColumn="0" w:lastRowLastColumn="0"/>
            <w:tcW w:w="841" w:type="dxa"/>
            <w:hideMark/>
          </w:tcPr>
          <w:p w14:paraId="17EE154E" w14:textId="77777777" w:rsidR="00835740" w:rsidRPr="00623CC4" w:rsidRDefault="00835740" w:rsidP="00835740">
            <w:pPr>
              <w:jc w:val="center"/>
              <w:rPr>
                <w:rFonts w:ascii="Times New Roman" w:hAnsi="Times New Roman" w:cs="Times New Roman"/>
                <w:sz w:val="16"/>
                <w:szCs w:val="16"/>
                <w:lang w:val="en-MY"/>
                <w:rPrChange w:id="346" w:author="Author">
                  <w:rPr>
                    <w:lang w:val="en-MY"/>
                  </w:rPr>
                </w:rPrChange>
              </w:rPr>
            </w:pPr>
            <w:r w:rsidRPr="00623CC4">
              <w:rPr>
                <w:b/>
                <w:bCs/>
                <w:sz w:val="16"/>
                <w:szCs w:val="16"/>
                <w:lang w:val="en-MY"/>
                <w:rPrChange w:id="347" w:author="Author">
                  <w:rPr>
                    <w:b/>
                    <w:bCs/>
                    <w:lang w:val="en-MY"/>
                  </w:rPr>
                </w:rPrChange>
              </w:rPr>
              <w:t>Vest</w:t>
            </w:r>
          </w:p>
        </w:tc>
        <w:tc>
          <w:tcPr>
            <w:tcW w:w="992" w:type="dxa"/>
            <w:hideMark/>
          </w:tcPr>
          <w:p w14:paraId="23B40257"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48" w:author="Author">
                  <w:rPr>
                    <w:lang w:val="en-MY"/>
                  </w:rPr>
                </w:rPrChange>
              </w:rPr>
            </w:pPr>
            <w:r w:rsidRPr="00623CC4">
              <w:rPr>
                <w:sz w:val="16"/>
                <w:szCs w:val="16"/>
                <w:lang w:val="en-MY"/>
                <w:rPrChange w:id="349" w:author="Author">
                  <w:rPr>
                    <w:lang w:val="en-MY"/>
                  </w:rPr>
                </w:rPrChange>
              </w:rPr>
              <w:t>0.8255</w:t>
            </w:r>
          </w:p>
        </w:tc>
        <w:tc>
          <w:tcPr>
            <w:tcW w:w="1134" w:type="dxa"/>
            <w:hideMark/>
          </w:tcPr>
          <w:p w14:paraId="4BCA9580"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50" w:author="Author">
                  <w:rPr>
                    <w:lang w:val="en-MY"/>
                  </w:rPr>
                </w:rPrChange>
              </w:rPr>
            </w:pPr>
            <w:r w:rsidRPr="00623CC4">
              <w:rPr>
                <w:sz w:val="16"/>
                <w:szCs w:val="16"/>
                <w:lang w:val="en-MY"/>
                <w:rPrChange w:id="351" w:author="Author">
                  <w:rPr>
                    <w:lang w:val="en-MY"/>
                  </w:rPr>
                </w:rPrChange>
              </w:rPr>
              <w:t>0.5239</w:t>
            </w:r>
          </w:p>
        </w:tc>
        <w:tc>
          <w:tcPr>
            <w:tcW w:w="953" w:type="dxa"/>
            <w:hideMark/>
          </w:tcPr>
          <w:p w14:paraId="35D63DCC"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52" w:author="Author">
                  <w:rPr>
                    <w:lang w:val="en-MY"/>
                  </w:rPr>
                </w:rPrChange>
              </w:rPr>
            </w:pPr>
            <w:r w:rsidRPr="00623CC4">
              <w:rPr>
                <w:sz w:val="16"/>
                <w:szCs w:val="16"/>
                <w:lang w:val="en-MY"/>
                <w:rPrChange w:id="353" w:author="Author">
                  <w:rPr>
                    <w:lang w:val="en-MY"/>
                  </w:rPr>
                </w:rPrChange>
              </w:rPr>
              <w:t>0.8512</w:t>
            </w:r>
          </w:p>
        </w:tc>
        <w:tc>
          <w:tcPr>
            <w:tcW w:w="1088" w:type="dxa"/>
            <w:hideMark/>
          </w:tcPr>
          <w:p w14:paraId="770D7CF8"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54" w:author="Author">
                  <w:rPr>
                    <w:lang w:val="en-MY"/>
                  </w:rPr>
                </w:rPrChange>
              </w:rPr>
            </w:pPr>
            <w:r w:rsidRPr="00623CC4">
              <w:rPr>
                <w:sz w:val="16"/>
                <w:szCs w:val="16"/>
                <w:lang w:val="en-MY"/>
                <w:rPrChange w:id="355" w:author="Author">
                  <w:rPr>
                    <w:lang w:val="en-MY"/>
                  </w:rPr>
                </w:rPrChange>
              </w:rPr>
              <w:t>0.5274</w:t>
            </w:r>
          </w:p>
        </w:tc>
      </w:tr>
      <w:tr w:rsidR="00623CC4" w:rsidRPr="00835740" w14:paraId="70B8C0C2" w14:textId="77777777" w:rsidTr="00DC444C">
        <w:trPr>
          <w:trHeight w:val="220"/>
        </w:trPr>
        <w:tc>
          <w:tcPr>
            <w:cnfStyle w:val="001000000000" w:firstRow="0" w:lastRow="0" w:firstColumn="1" w:lastColumn="0" w:oddVBand="0" w:evenVBand="0" w:oddHBand="0" w:evenHBand="0" w:firstRowFirstColumn="0" w:firstRowLastColumn="0" w:lastRowFirstColumn="0" w:lastRowLastColumn="0"/>
            <w:tcW w:w="841" w:type="dxa"/>
            <w:hideMark/>
          </w:tcPr>
          <w:p w14:paraId="5EBE89CE" w14:textId="77777777" w:rsidR="00835740" w:rsidRPr="00623CC4" w:rsidRDefault="00835740" w:rsidP="00835740">
            <w:pPr>
              <w:jc w:val="center"/>
              <w:rPr>
                <w:rFonts w:ascii="Times New Roman" w:hAnsi="Times New Roman" w:cs="Times New Roman"/>
                <w:sz w:val="16"/>
                <w:szCs w:val="16"/>
                <w:lang w:val="en-MY"/>
                <w:rPrChange w:id="356" w:author="Author">
                  <w:rPr>
                    <w:lang w:val="en-MY"/>
                  </w:rPr>
                </w:rPrChange>
              </w:rPr>
            </w:pPr>
            <w:r w:rsidRPr="00623CC4">
              <w:rPr>
                <w:b/>
                <w:bCs/>
                <w:sz w:val="16"/>
                <w:szCs w:val="16"/>
                <w:lang w:val="en-MY"/>
                <w:rPrChange w:id="357" w:author="Author">
                  <w:rPr>
                    <w:b/>
                    <w:bCs/>
                    <w:lang w:val="en-MY"/>
                  </w:rPr>
                </w:rPrChange>
              </w:rPr>
              <w:t>Boots</w:t>
            </w:r>
          </w:p>
        </w:tc>
        <w:tc>
          <w:tcPr>
            <w:tcW w:w="992" w:type="dxa"/>
            <w:hideMark/>
          </w:tcPr>
          <w:p w14:paraId="4EB97B34"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58" w:author="Author">
                  <w:rPr>
                    <w:lang w:val="en-MY"/>
                  </w:rPr>
                </w:rPrChange>
              </w:rPr>
            </w:pPr>
            <w:r w:rsidRPr="00623CC4">
              <w:rPr>
                <w:sz w:val="16"/>
                <w:szCs w:val="16"/>
                <w:lang w:val="en-MY"/>
                <w:rPrChange w:id="359" w:author="Author">
                  <w:rPr>
                    <w:lang w:val="en-MY"/>
                  </w:rPr>
                </w:rPrChange>
              </w:rPr>
              <w:t>0.8132</w:t>
            </w:r>
          </w:p>
        </w:tc>
        <w:tc>
          <w:tcPr>
            <w:tcW w:w="1134" w:type="dxa"/>
            <w:hideMark/>
          </w:tcPr>
          <w:p w14:paraId="3CB84BCA"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60" w:author="Author">
                  <w:rPr>
                    <w:lang w:val="en-MY"/>
                  </w:rPr>
                </w:rPrChange>
              </w:rPr>
            </w:pPr>
            <w:r w:rsidRPr="00623CC4">
              <w:rPr>
                <w:sz w:val="16"/>
                <w:szCs w:val="16"/>
                <w:lang w:val="en-MY"/>
                <w:rPrChange w:id="361" w:author="Author">
                  <w:rPr>
                    <w:lang w:val="en-MY"/>
                  </w:rPr>
                </w:rPrChange>
              </w:rPr>
              <w:t>0.4681</w:t>
            </w:r>
          </w:p>
        </w:tc>
        <w:tc>
          <w:tcPr>
            <w:tcW w:w="953" w:type="dxa"/>
            <w:hideMark/>
          </w:tcPr>
          <w:p w14:paraId="05404C51"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62" w:author="Author">
                  <w:rPr>
                    <w:lang w:val="en-MY"/>
                  </w:rPr>
                </w:rPrChange>
              </w:rPr>
            </w:pPr>
            <w:r w:rsidRPr="00623CC4">
              <w:rPr>
                <w:sz w:val="16"/>
                <w:szCs w:val="16"/>
                <w:lang w:val="en-MY"/>
                <w:rPrChange w:id="363" w:author="Author">
                  <w:rPr>
                    <w:lang w:val="en-MY"/>
                  </w:rPr>
                </w:rPrChange>
              </w:rPr>
              <w:t>0.7982</w:t>
            </w:r>
          </w:p>
        </w:tc>
        <w:tc>
          <w:tcPr>
            <w:tcW w:w="1088" w:type="dxa"/>
            <w:hideMark/>
          </w:tcPr>
          <w:p w14:paraId="0EBC814B"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64" w:author="Author">
                  <w:rPr>
                    <w:lang w:val="en-MY"/>
                  </w:rPr>
                </w:rPrChange>
              </w:rPr>
            </w:pPr>
            <w:r w:rsidRPr="00623CC4">
              <w:rPr>
                <w:sz w:val="16"/>
                <w:szCs w:val="16"/>
                <w:lang w:val="en-MY"/>
                <w:rPrChange w:id="365" w:author="Author">
                  <w:rPr>
                    <w:lang w:val="en-MY"/>
                  </w:rPr>
                </w:rPrChange>
              </w:rPr>
              <w:t>0.4639</w:t>
            </w:r>
          </w:p>
        </w:tc>
      </w:tr>
      <w:tr w:rsidR="00623CC4" w:rsidRPr="00835740" w14:paraId="7F09BC29" w14:textId="77777777" w:rsidTr="00DC444C">
        <w:trPr>
          <w:trHeight w:val="229"/>
        </w:trPr>
        <w:tc>
          <w:tcPr>
            <w:cnfStyle w:val="001000000000" w:firstRow="0" w:lastRow="0" w:firstColumn="1" w:lastColumn="0" w:oddVBand="0" w:evenVBand="0" w:oddHBand="0" w:evenHBand="0" w:firstRowFirstColumn="0" w:firstRowLastColumn="0" w:lastRowFirstColumn="0" w:lastRowLastColumn="0"/>
            <w:tcW w:w="841" w:type="dxa"/>
            <w:hideMark/>
          </w:tcPr>
          <w:p w14:paraId="7AC7BA40" w14:textId="2FE83A59" w:rsidR="00835740" w:rsidRPr="00623CC4" w:rsidRDefault="00835740" w:rsidP="00835740">
            <w:pPr>
              <w:jc w:val="center"/>
              <w:rPr>
                <w:rFonts w:ascii="Times New Roman" w:hAnsi="Times New Roman" w:cs="Times New Roman"/>
                <w:sz w:val="16"/>
                <w:szCs w:val="16"/>
                <w:lang w:val="en-MY"/>
                <w:rPrChange w:id="366" w:author="Author">
                  <w:rPr>
                    <w:lang w:val="en-MY"/>
                  </w:rPr>
                </w:rPrChange>
              </w:rPr>
            </w:pPr>
            <w:r w:rsidRPr="00623CC4">
              <w:rPr>
                <w:b/>
                <w:bCs/>
                <w:sz w:val="16"/>
                <w:szCs w:val="16"/>
                <w:lang w:val="en-MY"/>
                <w:rPrChange w:id="367" w:author="Author">
                  <w:rPr>
                    <w:b/>
                    <w:bCs/>
                    <w:lang w:val="en-MY"/>
                  </w:rPr>
                </w:rPrChange>
              </w:rPr>
              <w:t>Goggle</w:t>
            </w:r>
            <w:r w:rsidR="007874E7" w:rsidRPr="00623CC4">
              <w:rPr>
                <w:b/>
                <w:bCs/>
                <w:sz w:val="16"/>
                <w:szCs w:val="16"/>
                <w:lang w:val="en-MY"/>
                <w:rPrChange w:id="368" w:author="Author">
                  <w:rPr>
                    <w:b/>
                    <w:bCs/>
                    <w:lang w:val="en-MY"/>
                  </w:rPr>
                </w:rPrChange>
              </w:rPr>
              <w:t>s</w:t>
            </w:r>
          </w:p>
        </w:tc>
        <w:tc>
          <w:tcPr>
            <w:tcW w:w="992" w:type="dxa"/>
            <w:hideMark/>
          </w:tcPr>
          <w:p w14:paraId="5B41191E"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69" w:author="Author">
                  <w:rPr>
                    <w:lang w:val="en-MY"/>
                  </w:rPr>
                </w:rPrChange>
              </w:rPr>
            </w:pPr>
            <w:r w:rsidRPr="00623CC4">
              <w:rPr>
                <w:sz w:val="16"/>
                <w:szCs w:val="16"/>
                <w:lang w:val="en-MY"/>
                <w:rPrChange w:id="370" w:author="Author">
                  <w:rPr>
                    <w:lang w:val="en-MY"/>
                  </w:rPr>
                </w:rPrChange>
              </w:rPr>
              <w:t>0.7873</w:t>
            </w:r>
          </w:p>
        </w:tc>
        <w:tc>
          <w:tcPr>
            <w:tcW w:w="1134" w:type="dxa"/>
            <w:hideMark/>
          </w:tcPr>
          <w:p w14:paraId="6B6D7514"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71" w:author="Author">
                  <w:rPr>
                    <w:lang w:val="en-MY"/>
                  </w:rPr>
                </w:rPrChange>
              </w:rPr>
            </w:pPr>
            <w:r w:rsidRPr="00623CC4">
              <w:rPr>
                <w:sz w:val="16"/>
                <w:szCs w:val="16"/>
                <w:lang w:val="en-MY"/>
                <w:rPrChange w:id="372" w:author="Author">
                  <w:rPr>
                    <w:lang w:val="en-MY"/>
                  </w:rPr>
                </w:rPrChange>
              </w:rPr>
              <w:t>0.3861</w:t>
            </w:r>
          </w:p>
        </w:tc>
        <w:tc>
          <w:tcPr>
            <w:tcW w:w="953" w:type="dxa"/>
            <w:hideMark/>
          </w:tcPr>
          <w:p w14:paraId="613170A8"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73" w:author="Author">
                  <w:rPr>
                    <w:lang w:val="en-MY"/>
                  </w:rPr>
                </w:rPrChange>
              </w:rPr>
            </w:pPr>
            <w:r w:rsidRPr="00623CC4">
              <w:rPr>
                <w:sz w:val="16"/>
                <w:szCs w:val="16"/>
                <w:lang w:val="en-MY"/>
                <w:rPrChange w:id="374" w:author="Author">
                  <w:rPr>
                    <w:lang w:val="en-MY"/>
                  </w:rPr>
                </w:rPrChange>
              </w:rPr>
              <w:t>0.7871</w:t>
            </w:r>
          </w:p>
        </w:tc>
        <w:tc>
          <w:tcPr>
            <w:tcW w:w="1088" w:type="dxa"/>
            <w:hideMark/>
          </w:tcPr>
          <w:p w14:paraId="40BBC88E" w14:textId="77777777" w:rsidR="00835740" w:rsidRPr="00623CC4" w:rsidRDefault="00835740" w:rsidP="00835740">
            <w:pPr>
              <w:jc w:val="center"/>
              <w:cnfStyle w:val="000000000000" w:firstRow="0" w:lastRow="0" w:firstColumn="0" w:lastColumn="0" w:oddVBand="0" w:evenVBand="0" w:oddHBand="0" w:evenHBand="0" w:firstRowFirstColumn="0" w:firstRowLastColumn="0" w:lastRowFirstColumn="0" w:lastRowLastColumn="0"/>
              <w:rPr>
                <w:sz w:val="16"/>
                <w:szCs w:val="16"/>
                <w:lang w:val="en-MY"/>
                <w:rPrChange w:id="375" w:author="Author">
                  <w:rPr>
                    <w:lang w:val="en-MY"/>
                  </w:rPr>
                </w:rPrChange>
              </w:rPr>
            </w:pPr>
            <w:r w:rsidRPr="00623CC4">
              <w:rPr>
                <w:sz w:val="16"/>
                <w:szCs w:val="16"/>
                <w:lang w:val="en-MY"/>
                <w:rPrChange w:id="376" w:author="Author">
                  <w:rPr>
                    <w:lang w:val="en-MY"/>
                  </w:rPr>
                </w:rPrChange>
              </w:rPr>
              <w:t>0.3871</w:t>
            </w:r>
          </w:p>
        </w:tc>
      </w:tr>
    </w:tbl>
    <w:p w14:paraId="590FE87B" w14:textId="77777777" w:rsidR="001F512A" w:rsidRDefault="001F512A" w:rsidP="00835740">
      <w:pPr>
        <w:jc w:val="center"/>
      </w:pPr>
    </w:p>
    <w:p w14:paraId="3DE60491" w14:textId="2D47A846" w:rsidR="0065459C" w:rsidRPr="007C4276" w:rsidRDefault="0065459C" w:rsidP="008A27E2">
      <w:pPr>
        <w:pStyle w:val="Heading1"/>
      </w:pPr>
      <w:r w:rsidRPr="00621141">
        <w:t>V</w:t>
      </w:r>
      <w:r w:rsidR="004143D6">
        <w:t>I</w:t>
      </w:r>
      <w:r w:rsidRPr="00621141">
        <w:t xml:space="preserve">. </w:t>
      </w:r>
      <w:ins w:id="377" w:author="Author">
        <w:del w:id="378" w:author="Author">
          <w:r w:rsidR="00FC2AF3" w:rsidDel="002275D0">
            <w:delText>Con</w:delText>
          </w:r>
        </w:del>
      </w:ins>
      <w:r w:rsidR="004143D6" w:rsidRPr="004143D6">
        <w:t xml:space="preserve">Future </w:t>
      </w:r>
      <w:ins w:id="379" w:author="Author">
        <w:r w:rsidR="00BC79CC">
          <w:t>Work</w:t>
        </w:r>
        <w:r w:rsidR="00690675">
          <w:t>s</w:t>
        </w:r>
      </w:ins>
      <w:del w:id="380" w:author="Author">
        <w:r w:rsidR="004143D6" w:rsidRPr="004143D6" w:rsidDel="00BC79CC">
          <w:delText>Plans</w:delText>
        </w:r>
      </w:del>
    </w:p>
    <w:p w14:paraId="173E2616" w14:textId="4E9E8F52" w:rsidR="00E66A18" w:rsidRPr="00E66A18" w:rsidDel="005F4E7D" w:rsidRDefault="00E66A18" w:rsidP="00E66A18">
      <w:pPr>
        <w:ind w:firstLine="144"/>
        <w:jc w:val="both"/>
        <w:rPr>
          <w:del w:id="381" w:author="Author"/>
          <w:rFonts w:ascii="Times" w:eastAsia="Times" w:hAnsi="Times" w:cs="Times"/>
          <w:color w:val="000000"/>
          <w:lang w:val="en-MY"/>
        </w:rPr>
      </w:pPr>
      <w:commentRangeStart w:id="382"/>
      <w:r w:rsidRPr="00E66A18">
        <w:rPr>
          <w:rFonts w:ascii="Times" w:eastAsia="Times" w:hAnsi="Times" w:cs="Times"/>
          <w:color w:val="000000"/>
          <w:lang w:val="en-MY"/>
        </w:rPr>
        <w:t xml:space="preserve">In the </w:t>
      </w:r>
      <w:ins w:id="383" w:author="Author">
        <w:r w:rsidR="00F6530F">
          <w:rPr>
            <w:rFonts w:ascii="Times" w:eastAsia="Times" w:hAnsi="Times" w:cs="Times"/>
            <w:color w:val="000000"/>
            <w:lang w:val="en-MY"/>
          </w:rPr>
          <w:t>next</w:t>
        </w:r>
      </w:ins>
      <w:del w:id="384" w:author="Author">
        <w:r w:rsidRPr="00E66A18" w:rsidDel="00470DAA">
          <w:rPr>
            <w:rFonts w:ascii="Times" w:eastAsia="Times" w:hAnsi="Times" w:cs="Times"/>
            <w:color w:val="000000"/>
            <w:lang w:val="en-MY"/>
          </w:rPr>
          <w:delText>subsequent</w:delText>
        </w:r>
      </w:del>
      <w:r w:rsidRPr="00E66A18">
        <w:rPr>
          <w:rFonts w:ascii="Times" w:eastAsia="Times" w:hAnsi="Times" w:cs="Times"/>
          <w:color w:val="000000"/>
          <w:lang w:val="en-MY"/>
        </w:rPr>
        <w:t xml:space="preserve"> phase, the project will transition </w:t>
      </w:r>
      <w:del w:id="385" w:author="Author">
        <w:r w:rsidRPr="00E66A18" w:rsidDel="00DF1EC3">
          <w:rPr>
            <w:rFonts w:ascii="Times" w:eastAsia="Times" w:hAnsi="Times" w:cs="Times"/>
            <w:color w:val="000000"/>
            <w:lang w:val="en-MY"/>
          </w:rPr>
          <w:delText xml:space="preserve">from a desktop environment </w:delText>
        </w:r>
      </w:del>
      <w:r w:rsidRPr="00E66A18">
        <w:rPr>
          <w:rFonts w:ascii="Times" w:eastAsia="Times" w:hAnsi="Times" w:cs="Times"/>
          <w:color w:val="000000"/>
          <w:lang w:val="en-MY"/>
        </w:rPr>
        <w:t>to field deployment. The s</w:t>
      </w:r>
      <w:ins w:id="386" w:author="Author">
        <w:r w:rsidR="005F293A">
          <w:rPr>
            <w:rFonts w:ascii="Times" w:eastAsia="Times" w:hAnsi="Times" w:cs="Times"/>
            <w:color w:val="000000"/>
            <w:lang w:val="en-MY"/>
          </w:rPr>
          <w:t>ystem</w:t>
        </w:r>
      </w:ins>
      <w:del w:id="387" w:author="Author">
        <w:r w:rsidRPr="00E66A18" w:rsidDel="005F293A">
          <w:rPr>
            <w:rFonts w:ascii="Times" w:eastAsia="Times" w:hAnsi="Times" w:cs="Times"/>
            <w:color w:val="000000"/>
            <w:lang w:val="en-MY"/>
          </w:rPr>
          <w:delText>oftware</w:delText>
        </w:r>
      </w:del>
      <w:r w:rsidRPr="00E66A18">
        <w:rPr>
          <w:rFonts w:ascii="Times" w:eastAsia="Times" w:hAnsi="Times" w:cs="Times"/>
          <w:color w:val="000000"/>
          <w:lang w:val="en-MY"/>
        </w:rPr>
        <w:t xml:space="preserve"> will be </w:t>
      </w:r>
      <w:ins w:id="388" w:author="Author">
        <w:r w:rsidR="0079143C">
          <w:rPr>
            <w:rFonts w:ascii="Times" w:eastAsia="Times" w:hAnsi="Times" w:cs="Times"/>
            <w:color w:val="000000"/>
            <w:lang w:val="en-MY"/>
          </w:rPr>
          <w:t>implement</w:t>
        </w:r>
        <w:r w:rsidR="00B6395C">
          <w:rPr>
            <w:rFonts w:ascii="Times" w:eastAsia="Times" w:hAnsi="Times" w:cs="Times"/>
            <w:color w:val="000000"/>
            <w:lang w:val="en-MY"/>
          </w:rPr>
          <w:t>ed</w:t>
        </w:r>
      </w:ins>
      <w:del w:id="389" w:author="Author">
        <w:r w:rsidRPr="00E66A18" w:rsidDel="0079143C">
          <w:rPr>
            <w:rFonts w:ascii="Times" w:eastAsia="Times" w:hAnsi="Times" w:cs="Times"/>
            <w:color w:val="000000"/>
            <w:lang w:val="en-MY"/>
          </w:rPr>
          <w:delText>integrated</w:delText>
        </w:r>
      </w:del>
      <w:r w:rsidRPr="00E66A18">
        <w:rPr>
          <w:rFonts w:ascii="Times" w:eastAsia="Times" w:hAnsi="Times" w:cs="Times"/>
          <w:color w:val="000000"/>
          <w:lang w:val="en-MY"/>
        </w:rPr>
        <w:t xml:space="preserve"> </w:t>
      </w:r>
      <w:del w:id="390" w:author="Author">
        <w:r w:rsidRPr="00E66A18" w:rsidDel="00BC79CC">
          <w:rPr>
            <w:rFonts w:ascii="Times" w:eastAsia="Times" w:hAnsi="Times" w:cs="Times"/>
            <w:color w:val="000000"/>
            <w:lang w:val="en-MY"/>
          </w:rPr>
          <w:delText xml:space="preserve">onto a </w:delText>
        </w:r>
        <w:r w:rsidDel="00BC79CC">
          <w:rPr>
            <w:rFonts w:ascii="Times" w:eastAsia="Times" w:hAnsi="Times" w:cs="Times"/>
            <w:color w:val="000000"/>
            <w:lang w:val="en-MY"/>
          </w:rPr>
          <w:delText>h</w:delText>
        </w:r>
        <w:r w:rsidRPr="00E66A18" w:rsidDel="00BC79CC">
          <w:rPr>
            <w:rFonts w:ascii="Times" w:eastAsia="Times" w:hAnsi="Times" w:cs="Times"/>
            <w:color w:val="000000"/>
            <w:lang w:val="en-MY"/>
          </w:rPr>
          <w:delText>umanoid</w:delText>
        </w:r>
      </w:del>
      <w:ins w:id="391" w:author="Author">
        <w:del w:id="392" w:author="Author">
          <w:r w:rsidR="00B6395C" w:rsidDel="00BC79CC">
            <w:rPr>
              <w:rFonts w:ascii="Times" w:eastAsia="Times" w:hAnsi="Times" w:cs="Times"/>
              <w:color w:val="000000"/>
              <w:lang w:val="en-MY"/>
            </w:rPr>
            <w:delText>mobile</w:delText>
          </w:r>
        </w:del>
      </w:ins>
      <w:del w:id="393" w:author="Author">
        <w:r w:rsidRPr="00E66A18" w:rsidDel="00BC79CC">
          <w:rPr>
            <w:rFonts w:ascii="Times" w:eastAsia="Times" w:hAnsi="Times" w:cs="Times"/>
            <w:color w:val="000000"/>
            <w:lang w:val="en-MY"/>
          </w:rPr>
          <w:delText xml:space="preserve"> robot</w:delText>
        </w:r>
      </w:del>
      <w:ins w:id="394" w:author="Author">
        <w:del w:id="395" w:author="Author">
          <w:r w:rsidR="001408BA" w:rsidDel="00BC79CC">
            <w:rPr>
              <w:rFonts w:ascii="Times" w:eastAsia="Times" w:hAnsi="Times" w:cs="Times"/>
              <w:color w:val="000000"/>
              <w:lang w:val="en-MY"/>
            </w:rPr>
            <w:delText xml:space="preserve">s which can </w:delText>
          </w:r>
          <w:r w:rsidR="0013310C" w:rsidDel="00BC79CC">
            <w:rPr>
              <w:rFonts w:ascii="Times" w:eastAsia="Times" w:hAnsi="Times" w:cs="Times"/>
              <w:color w:val="000000"/>
              <w:lang w:val="en-MY"/>
            </w:rPr>
            <w:delText>perform the real time</w:delText>
          </w:r>
        </w:del>
        <w:r w:rsidR="00BC79CC">
          <w:rPr>
            <w:rFonts w:ascii="Times" w:eastAsia="Times" w:hAnsi="Times" w:cs="Times"/>
            <w:color w:val="000000"/>
            <w:lang w:val="en-MY"/>
          </w:rPr>
          <w:t>on mobile robots which can perform real-time</w:t>
        </w:r>
        <w:r w:rsidR="0013310C">
          <w:rPr>
            <w:rFonts w:ascii="Times" w:eastAsia="Times" w:hAnsi="Times" w:cs="Times"/>
            <w:color w:val="000000"/>
            <w:lang w:val="en-MY"/>
          </w:rPr>
          <w:t xml:space="preserve"> construction site supervision</w:t>
        </w:r>
      </w:ins>
      <w:del w:id="396" w:author="Author">
        <w:r w:rsidDel="005F293A">
          <w:rPr>
            <w:rFonts w:ascii="Times" w:eastAsia="Times" w:hAnsi="Times" w:cs="Times"/>
            <w:color w:val="000000"/>
            <w:lang w:val="en-MY"/>
          </w:rPr>
          <w:delText>ic</w:delText>
        </w:r>
      </w:del>
      <w:r w:rsidRPr="00E66A18">
        <w:rPr>
          <w:rFonts w:ascii="Times" w:eastAsia="Times" w:hAnsi="Times" w:cs="Times"/>
          <w:color w:val="000000"/>
          <w:lang w:val="en-MY"/>
        </w:rPr>
        <w:t xml:space="preserve">. This integration will enable the system to </w:t>
      </w:r>
      <w:del w:id="397" w:author="Author">
        <w:r w:rsidRPr="00E66A18" w:rsidDel="00255011">
          <w:rPr>
            <w:rFonts w:ascii="Times" w:eastAsia="Times" w:hAnsi="Times" w:cs="Times"/>
            <w:color w:val="000000"/>
            <w:lang w:val="en-MY"/>
          </w:rPr>
          <w:delText>patrol sites autonomously</w:delText>
        </w:r>
      </w:del>
      <w:ins w:id="398" w:author="Author">
        <w:r w:rsidR="00255011">
          <w:rPr>
            <w:rFonts w:ascii="Times" w:eastAsia="Times" w:hAnsi="Times" w:cs="Times"/>
            <w:color w:val="000000"/>
            <w:lang w:val="en-MY"/>
          </w:rPr>
          <w:t>autonomously patrol sites</w:t>
        </w:r>
        <w:r w:rsidR="00BC79CC">
          <w:rPr>
            <w:rFonts w:ascii="Times" w:eastAsia="Times" w:hAnsi="Times" w:cs="Times"/>
            <w:color w:val="000000"/>
            <w:lang w:val="en-MY"/>
          </w:rPr>
          <w:t>,</w:t>
        </w:r>
        <w:r w:rsidR="002E6A8D">
          <w:rPr>
            <w:rFonts w:ascii="Times" w:eastAsia="Times" w:hAnsi="Times" w:cs="Times"/>
            <w:color w:val="000000"/>
            <w:lang w:val="en-MY"/>
          </w:rPr>
          <w:t xml:space="preserve"> detecting </w:t>
        </w:r>
        <w:del w:id="399" w:author="Author">
          <w:r w:rsidR="002E6A8D" w:rsidDel="00BC79CC">
            <w:rPr>
              <w:rFonts w:ascii="Times" w:eastAsia="Times" w:hAnsi="Times" w:cs="Times"/>
              <w:color w:val="000000"/>
              <w:lang w:val="en-MY"/>
            </w:rPr>
            <w:delText xml:space="preserve">the work activities and </w:delText>
          </w:r>
          <w:r w:rsidR="00935DF8" w:rsidDel="00BC79CC">
            <w:rPr>
              <w:rFonts w:ascii="Times" w:eastAsia="Times" w:hAnsi="Times" w:cs="Times"/>
              <w:color w:val="000000"/>
              <w:lang w:val="en-MY"/>
            </w:rPr>
            <w:delText>risks</w:delText>
          </w:r>
        </w:del>
      </w:ins>
      <w:del w:id="400" w:author="Author">
        <w:r w:rsidRPr="00E66A18" w:rsidDel="00BC79CC">
          <w:rPr>
            <w:rFonts w:ascii="Times" w:eastAsia="Times" w:hAnsi="Times" w:cs="Times"/>
            <w:color w:val="000000"/>
            <w:lang w:val="en-MY"/>
          </w:rPr>
          <w:delText xml:space="preserve">, transforming the </w:delText>
        </w:r>
      </w:del>
      <w:ins w:id="401" w:author="Author">
        <w:del w:id="402" w:author="Author">
          <w:r w:rsidR="006260E0" w:rsidDel="00BC79CC">
            <w:rPr>
              <w:rFonts w:ascii="Times" w:eastAsia="Times" w:hAnsi="Times" w:cs="Times"/>
              <w:color w:val="000000"/>
              <w:lang w:val="en-MY"/>
            </w:rPr>
            <w:delText xml:space="preserve">the role of the </w:delText>
          </w:r>
        </w:del>
        <w:r w:rsidR="00BC79CC">
          <w:rPr>
            <w:rFonts w:ascii="Times" w:eastAsia="Times" w:hAnsi="Times" w:cs="Times"/>
            <w:color w:val="000000"/>
            <w:lang w:val="en-MY"/>
          </w:rPr>
          <w:t xml:space="preserve">work activities and risks, thereby transforming the role of </w:t>
        </w:r>
      </w:ins>
      <w:del w:id="403" w:author="Author">
        <w:r w:rsidRPr="00E66A18" w:rsidDel="00561607">
          <w:rPr>
            <w:rFonts w:ascii="Times" w:eastAsia="Times" w:hAnsi="Times" w:cs="Times"/>
            <w:color w:val="000000"/>
            <w:lang w:val="en-MY"/>
          </w:rPr>
          <w:delText>camera from a static tripod</w:delText>
        </w:r>
      </w:del>
      <w:ins w:id="404" w:author="Author">
        <w:r w:rsidR="00561607">
          <w:rPr>
            <w:rFonts w:ascii="Times" w:eastAsia="Times" w:hAnsi="Times" w:cs="Times"/>
            <w:color w:val="000000"/>
            <w:lang w:val="en-MY"/>
          </w:rPr>
          <w:t>human construction supervisor</w:t>
        </w:r>
        <w:r w:rsidR="006260E0">
          <w:rPr>
            <w:rFonts w:ascii="Times" w:eastAsia="Times" w:hAnsi="Times" w:cs="Times"/>
            <w:color w:val="000000"/>
            <w:lang w:val="en-MY"/>
          </w:rPr>
          <w:t>s</w:t>
        </w:r>
      </w:ins>
      <w:del w:id="405" w:author="Author">
        <w:r w:rsidRPr="00E66A18" w:rsidDel="006260E0">
          <w:rPr>
            <w:rFonts w:ascii="Times" w:eastAsia="Times" w:hAnsi="Times" w:cs="Times"/>
            <w:color w:val="000000"/>
            <w:lang w:val="en-MY"/>
          </w:rPr>
          <w:delText xml:space="preserve"> into a mobile agent</w:delText>
        </w:r>
      </w:del>
      <w:r w:rsidRPr="00E66A18">
        <w:rPr>
          <w:rFonts w:ascii="Times" w:eastAsia="Times" w:hAnsi="Times" w:cs="Times"/>
          <w:color w:val="000000"/>
          <w:lang w:val="en-MY"/>
        </w:rPr>
        <w:t>.</w:t>
      </w:r>
      <w:ins w:id="406" w:author="Author">
        <w:r w:rsidR="005F4E7D">
          <w:rPr>
            <w:rFonts w:ascii="Times" w:eastAsia="Times" w:hAnsi="Times" w:cs="Times"/>
            <w:color w:val="000000"/>
            <w:lang w:val="en-MY"/>
          </w:rPr>
          <w:t xml:space="preserve"> </w:t>
        </w:r>
      </w:ins>
    </w:p>
    <w:p w14:paraId="6088589B" w14:textId="6D096507" w:rsidR="001F512A" w:rsidRPr="007751E5" w:rsidRDefault="00E66A18" w:rsidP="007751E5">
      <w:pPr>
        <w:ind w:firstLine="144"/>
        <w:jc w:val="both"/>
        <w:rPr>
          <w:rFonts w:ascii="Times" w:eastAsia="Times" w:hAnsi="Times" w:cs="Times"/>
          <w:color w:val="000000"/>
          <w:lang w:val="en-MY"/>
        </w:rPr>
      </w:pPr>
      <w:del w:id="407" w:author="Author">
        <w:r w:rsidRPr="00E66A18" w:rsidDel="005F4E7D">
          <w:rPr>
            <w:rFonts w:ascii="Times" w:eastAsia="Times" w:hAnsi="Times" w:cs="Times"/>
            <w:color w:val="000000"/>
            <w:lang w:val="en-MY"/>
          </w:rPr>
          <w:delText>Additionally, t</w:delText>
        </w:r>
      </w:del>
      <w:ins w:id="408" w:author="Author">
        <w:r w:rsidR="005F4E7D">
          <w:rPr>
            <w:rFonts w:ascii="Times" w:eastAsia="Times" w:hAnsi="Times" w:cs="Times"/>
            <w:color w:val="000000"/>
            <w:lang w:val="en-MY"/>
          </w:rPr>
          <w:t>T</w:t>
        </w:r>
      </w:ins>
      <w:r w:rsidRPr="00E66A18">
        <w:rPr>
          <w:rFonts w:ascii="Times" w:eastAsia="Times" w:hAnsi="Times" w:cs="Times"/>
          <w:color w:val="000000"/>
          <w:lang w:val="en-MY"/>
        </w:rPr>
        <w:t xml:space="preserve">he backend infrastructure will </w:t>
      </w:r>
      <w:ins w:id="409" w:author="Author">
        <w:r w:rsidR="006C57BD">
          <w:rPr>
            <w:rFonts w:ascii="Times" w:eastAsia="Times" w:hAnsi="Times" w:cs="Times"/>
            <w:color w:val="000000"/>
            <w:lang w:val="en-MY"/>
          </w:rPr>
          <w:t>be fully cloud-based</w:t>
        </w:r>
      </w:ins>
      <w:del w:id="410" w:author="Author">
        <w:r w:rsidRPr="00E66A18" w:rsidDel="006C57BD">
          <w:rPr>
            <w:rFonts w:ascii="Times" w:eastAsia="Times" w:hAnsi="Times" w:cs="Times"/>
            <w:color w:val="000000"/>
            <w:lang w:val="en-MY"/>
          </w:rPr>
          <w:delText>undergo an upgrade</w:delText>
        </w:r>
      </w:del>
      <w:ins w:id="411" w:author="Author">
        <w:del w:id="412" w:author="Author">
          <w:r w:rsidR="00D9100F" w:rsidDel="00BC79CC">
            <w:rPr>
              <w:rFonts w:ascii="Times" w:eastAsia="Times" w:hAnsi="Times" w:cs="Times"/>
              <w:color w:val="000000"/>
              <w:lang w:val="en-MY"/>
            </w:rPr>
            <w:delText xml:space="preserve"> such as</w:delText>
          </w:r>
        </w:del>
        <w:r w:rsidR="00BC79CC">
          <w:rPr>
            <w:rFonts w:ascii="Times" w:eastAsia="Times" w:hAnsi="Times" w:cs="Times"/>
            <w:color w:val="000000"/>
            <w:lang w:val="en-MY"/>
          </w:rPr>
          <w:t>, and</w:t>
        </w:r>
      </w:ins>
      <w:del w:id="413" w:author="Author">
        <w:r w:rsidRPr="00E66A18" w:rsidDel="00D9100F">
          <w:rPr>
            <w:rFonts w:ascii="Times" w:eastAsia="Times" w:hAnsi="Times" w:cs="Times"/>
            <w:color w:val="000000"/>
            <w:lang w:val="en-MY"/>
          </w:rPr>
          <w:delText>. T</w:delText>
        </w:r>
      </w:del>
      <w:ins w:id="414" w:author="Author">
        <w:r w:rsidR="00D9100F">
          <w:rPr>
            <w:rFonts w:ascii="Times" w:eastAsia="Times" w:hAnsi="Times" w:cs="Times"/>
            <w:color w:val="000000"/>
            <w:lang w:val="en-MY"/>
          </w:rPr>
          <w:t xml:space="preserve"> t</w:t>
        </w:r>
      </w:ins>
      <w:r w:rsidRPr="00E66A18">
        <w:rPr>
          <w:rFonts w:ascii="Times" w:eastAsia="Times" w:hAnsi="Times" w:cs="Times"/>
          <w:color w:val="000000"/>
          <w:lang w:val="en-MY"/>
        </w:rPr>
        <w:t xml:space="preserve">he local database will be migrated to a cloud-based </w:t>
      </w:r>
      <w:del w:id="415" w:author="Author">
        <w:r w:rsidRPr="00E66A18" w:rsidDel="006E04C0">
          <w:rPr>
            <w:rFonts w:ascii="Times" w:eastAsia="Times" w:hAnsi="Times" w:cs="Times"/>
            <w:color w:val="000000"/>
            <w:lang w:val="en-MY"/>
          </w:rPr>
          <w:delText>system</w:delText>
        </w:r>
        <w:r w:rsidRPr="00E66A18" w:rsidDel="00E86736">
          <w:rPr>
            <w:rFonts w:ascii="Times" w:eastAsia="Times" w:hAnsi="Times" w:cs="Times"/>
            <w:color w:val="000000"/>
            <w:lang w:val="en-MY"/>
          </w:rPr>
          <w:delText xml:space="preserve">, </w:delText>
        </w:r>
        <w:r w:rsidRPr="00E66A18" w:rsidDel="006E04C0">
          <w:rPr>
            <w:rFonts w:ascii="Times" w:eastAsia="Times" w:hAnsi="Times" w:cs="Times"/>
            <w:color w:val="000000"/>
            <w:lang w:val="en-MY"/>
          </w:rPr>
          <w:delText xml:space="preserve">such as </w:delText>
        </w:r>
      </w:del>
      <w:proofErr w:type="spellStart"/>
      <w:r w:rsidRPr="00E66A18">
        <w:rPr>
          <w:rFonts w:ascii="Times" w:eastAsia="Times" w:hAnsi="Times" w:cs="Times"/>
          <w:color w:val="000000"/>
          <w:lang w:val="en-MY"/>
        </w:rPr>
        <w:t>Supabase</w:t>
      </w:r>
      <w:proofErr w:type="spellEnd"/>
      <w:r w:rsidRPr="00E66A18">
        <w:rPr>
          <w:rFonts w:ascii="Times" w:eastAsia="Times" w:hAnsi="Times" w:cs="Times"/>
          <w:color w:val="000000"/>
          <w:lang w:val="en-MY"/>
        </w:rPr>
        <w:t>. This migration will facilitate long-term data retention, allowing for the analysis of safety trends over time. F</w:t>
      </w:r>
      <w:del w:id="416" w:author="Author">
        <w:r w:rsidRPr="00E66A18" w:rsidDel="00413C68">
          <w:rPr>
            <w:rFonts w:ascii="Times" w:eastAsia="Times" w:hAnsi="Times" w:cs="Times"/>
            <w:color w:val="000000"/>
            <w:lang w:val="en-MY"/>
          </w:rPr>
          <w:delText>inally, f</w:delText>
        </w:r>
      </w:del>
      <w:r w:rsidRPr="00E66A18">
        <w:rPr>
          <w:rFonts w:ascii="Times" w:eastAsia="Times" w:hAnsi="Times" w:cs="Times"/>
          <w:color w:val="000000"/>
          <w:lang w:val="en-MY"/>
        </w:rPr>
        <w:t xml:space="preserve">urther </w:t>
      </w:r>
      <w:del w:id="417" w:author="Author">
        <w:r w:rsidRPr="00E66A18" w:rsidDel="008D17F5">
          <w:rPr>
            <w:rFonts w:ascii="Times" w:eastAsia="Times" w:hAnsi="Times" w:cs="Times"/>
            <w:color w:val="000000"/>
            <w:lang w:val="en-MY"/>
          </w:rPr>
          <w:delText xml:space="preserve">optimization </w:delText>
        </w:r>
      </w:del>
      <w:ins w:id="418" w:author="Author">
        <w:r w:rsidR="008D17F5">
          <w:rPr>
            <w:rFonts w:ascii="Times" w:eastAsia="Times" w:hAnsi="Times" w:cs="Times"/>
            <w:color w:val="000000"/>
            <w:lang w:val="en-MY"/>
          </w:rPr>
          <w:t>optimisation</w:t>
        </w:r>
        <w:r w:rsidR="008D17F5" w:rsidRPr="00E66A18">
          <w:rPr>
            <w:rFonts w:ascii="Times" w:eastAsia="Times" w:hAnsi="Times" w:cs="Times"/>
            <w:color w:val="000000"/>
            <w:lang w:val="en-MY"/>
          </w:rPr>
          <w:t xml:space="preserve"> </w:t>
        </w:r>
        <w:del w:id="419" w:author="Author">
          <w:r w:rsidR="00F31090" w:rsidDel="008D17F5">
            <w:rPr>
              <w:rFonts w:ascii="Times" w:eastAsia="Times" w:hAnsi="Times" w:cs="Times"/>
              <w:color w:val="000000"/>
              <w:lang w:val="en-MY"/>
            </w:rPr>
            <w:delText>for</w:delText>
          </w:r>
        </w:del>
      </w:ins>
      <w:del w:id="420" w:author="Author">
        <w:r w:rsidRPr="00E66A18" w:rsidDel="008D17F5">
          <w:rPr>
            <w:rFonts w:ascii="Times" w:eastAsia="Times" w:hAnsi="Times" w:cs="Times"/>
            <w:color w:val="000000"/>
            <w:lang w:val="en-MY"/>
          </w:rPr>
          <w:delText xml:space="preserve">of the </w:delText>
        </w:r>
      </w:del>
      <w:ins w:id="421" w:author="Author">
        <w:del w:id="422" w:author="Author">
          <w:r w:rsidR="00F31090" w:rsidDel="008D17F5">
            <w:rPr>
              <w:rFonts w:ascii="Times" w:eastAsia="Times" w:hAnsi="Times" w:cs="Times"/>
              <w:color w:val="000000"/>
              <w:lang w:val="en-MY"/>
            </w:rPr>
            <w:delText xml:space="preserve">improved </w:delText>
          </w:r>
          <w:r w:rsidR="00277F9E" w:rsidDel="008D17F5">
            <w:rPr>
              <w:rFonts w:ascii="Times" w:eastAsia="Times" w:hAnsi="Times" w:cs="Times"/>
              <w:color w:val="000000"/>
              <w:lang w:val="en-MY"/>
            </w:rPr>
            <w:delText xml:space="preserve">detection </w:delText>
          </w:r>
          <w:r w:rsidR="00F31090" w:rsidDel="008D17F5">
            <w:rPr>
              <w:rFonts w:ascii="Times" w:eastAsia="Times" w:hAnsi="Times" w:cs="Times"/>
              <w:color w:val="000000"/>
              <w:lang w:val="en-MY"/>
            </w:rPr>
            <w:delText xml:space="preserve">precision </w:delText>
          </w:r>
          <w:r w:rsidR="00277F9E" w:rsidDel="008D17F5">
            <w:rPr>
              <w:rFonts w:ascii="Times" w:eastAsia="Times" w:hAnsi="Times" w:cs="Times"/>
              <w:color w:val="000000"/>
              <w:lang w:val="en-MY"/>
            </w:rPr>
            <w:delText xml:space="preserve">and </w:delText>
          </w:r>
        </w:del>
      </w:ins>
      <w:del w:id="423" w:author="Author">
        <w:r w:rsidRPr="00E66A18" w:rsidDel="008D17F5">
          <w:rPr>
            <w:rFonts w:ascii="Times" w:eastAsia="Times" w:hAnsi="Times" w:cs="Times"/>
            <w:color w:val="000000"/>
            <w:lang w:val="en-MY"/>
          </w:rPr>
          <w:delText xml:space="preserve">model will be conducted to enhance </w:delText>
        </w:r>
      </w:del>
      <w:ins w:id="424" w:author="Author">
        <w:r w:rsidR="008D17F5">
          <w:rPr>
            <w:rFonts w:ascii="Times" w:eastAsia="Times" w:hAnsi="Times" w:cs="Times"/>
            <w:color w:val="000000"/>
            <w:lang w:val="en-MY"/>
          </w:rPr>
          <w:t xml:space="preserve">will be conducted to enhance detection precision and improve </w:t>
        </w:r>
      </w:ins>
      <w:r w:rsidRPr="00E66A18">
        <w:rPr>
          <w:rFonts w:ascii="Times" w:eastAsia="Times" w:hAnsi="Times" w:cs="Times"/>
          <w:color w:val="000000"/>
          <w:lang w:val="en-MY"/>
        </w:rPr>
        <w:t xml:space="preserve">inference speeds when running on the </w:t>
      </w:r>
      <w:ins w:id="425" w:author="Author">
        <w:r w:rsidR="00EB6E7B">
          <w:rPr>
            <w:rFonts w:ascii="Times" w:eastAsia="Times" w:hAnsi="Times" w:cs="Times"/>
            <w:color w:val="000000"/>
            <w:lang w:val="en-MY"/>
          </w:rPr>
          <w:t xml:space="preserve">mobile </w:t>
        </w:r>
      </w:ins>
      <w:r w:rsidRPr="00E66A18">
        <w:rPr>
          <w:rFonts w:ascii="Times" w:eastAsia="Times" w:hAnsi="Times" w:cs="Times"/>
          <w:color w:val="000000"/>
          <w:lang w:val="en-MY"/>
        </w:rPr>
        <w:t xml:space="preserve">robot's onboard </w:t>
      </w:r>
      <w:r w:rsidR="00E97E05" w:rsidRPr="00E66A18">
        <w:rPr>
          <w:rFonts w:ascii="Times" w:eastAsia="Times" w:hAnsi="Times" w:cs="Times"/>
          <w:color w:val="000000"/>
          <w:lang w:val="en-MY"/>
        </w:rPr>
        <w:t>hardware.</w:t>
      </w:r>
      <w:commentRangeEnd w:id="382"/>
      <w:r w:rsidR="00F20D9C" w:rsidRPr="007751E5">
        <w:rPr>
          <w:rStyle w:val="CommentReference"/>
          <w:rFonts w:ascii="Times" w:eastAsia="Times" w:hAnsi="Times" w:cs="Times"/>
          <w:color w:val="000000"/>
          <w:sz w:val="20"/>
          <w:szCs w:val="20"/>
          <w:lang w:val="en-MY"/>
        </w:rPr>
        <w:commentReference w:id="382"/>
      </w:r>
    </w:p>
    <w:p w14:paraId="34DD075D" w14:textId="4EF42989" w:rsidR="00732E46" w:rsidRPr="00D050EC" w:rsidDel="00A1585E" w:rsidRDefault="00DB3364" w:rsidP="008300B9">
      <w:pPr>
        <w:keepNext/>
        <w:pBdr>
          <w:top w:val="nil"/>
          <w:left w:val="nil"/>
          <w:bottom w:val="nil"/>
          <w:right w:val="nil"/>
          <w:between w:val="nil"/>
        </w:pBdr>
        <w:spacing w:before="240" w:after="80"/>
        <w:jc w:val="center"/>
        <w:rPr>
          <w:del w:id="426" w:author="Author"/>
          <w:color w:val="000000"/>
        </w:rPr>
      </w:pPr>
      <w:r w:rsidRPr="00D050EC">
        <w:rPr>
          <w:smallCaps/>
          <w:color w:val="000000"/>
        </w:rPr>
        <w:t>V</w:t>
      </w:r>
      <w:r w:rsidR="00E97E05">
        <w:rPr>
          <w:smallCaps/>
          <w:color w:val="000000"/>
        </w:rPr>
        <w:t>II</w:t>
      </w:r>
      <w:r w:rsidRPr="00D050EC">
        <w:rPr>
          <w:smallCaps/>
          <w:color w:val="000000"/>
        </w:rPr>
        <w:t xml:space="preserve">. </w:t>
      </w:r>
      <w:del w:id="427" w:author="Author">
        <w:r w:rsidR="000F2C11" w:rsidRPr="00D050EC" w:rsidDel="009340B7">
          <w:rPr>
            <w:smallCaps/>
            <w:color w:val="000000"/>
          </w:rPr>
          <w:delText>Conclusion</w:delText>
        </w:r>
      </w:del>
    </w:p>
    <w:p w14:paraId="64E169CA" w14:textId="369AA2BB" w:rsidR="00C54B70" w:rsidDel="00A1585E" w:rsidRDefault="002D4C86" w:rsidP="007960C1">
      <w:pPr>
        <w:keepNext/>
        <w:pBdr>
          <w:top w:val="nil"/>
          <w:left w:val="nil"/>
          <w:bottom w:val="nil"/>
          <w:right w:val="nil"/>
          <w:between w:val="nil"/>
        </w:pBdr>
        <w:spacing w:before="240" w:after="80"/>
        <w:jc w:val="center"/>
        <w:rPr>
          <w:del w:id="428" w:author="Author"/>
        </w:rPr>
        <w:pPrChange w:id="429" w:author="Author">
          <w:pPr>
            <w:ind w:firstLine="144"/>
            <w:jc w:val="both"/>
          </w:pPr>
        </w:pPrChange>
      </w:pPr>
      <w:del w:id="430" w:author="Author">
        <w:r w:rsidRPr="002D4C86" w:rsidDel="00A1585E">
          <w:delText xml:space="preserve">This project successfully validated that a functional, local-first prototype can be built to address the </w:delText>
        </w:r>
      </w:del>
      <w:ins w:id="431" w:author="Author">
        <w:del w:id="432" w:author="Author">
          <w:r w:rsidR="00945773" w:rsidDel="00A1585E">
            <w:delText xml:space="preserve">demonstrated that a functional, local-first prototype can be developed to address </w:delText>
          </w:r>
        </w:del>
      </w:ins>
      <w:del w:id="433" w:author="Author">
        <w:r w:rsidRPr="002D4C86" w:rsidDel="00A1585E">
          <w:delText xml:space="preserve">critical gaps in construction safety monitoring. By shifting from simple object detection to a context-aware system powered by Generative AI, we demonstrated </w:delText>
        </w:r>
      </w:del>
      <w:ins w:id="434" w:author="Author">
        <w:del w:id="435" w:author="Author">
          <w:r w:rsidR="00887EE1" w:rsidDel="00A1585E">
            <w:delText>prototype</w:delText>
          </w:r>
          <w:r w:rsidR="00887EE1" w:rsidRPr="002D4C86" w:rsidDel="00A1585E">
            <w:delText xml:space="preserve"> </w:delText>
          </w:r>
        </w:del>
      </w:ins>
      <w:del w:id="436" w:author="Author">
        <w:r w:rsidRPr="002D4C86" w:rsidDel="00A1585E">
          <w:delText>a</w:delText>
        </w:r>
      </w:del>
      <w:ins w:id="437" w:author="Author">
        <w:del w:id="438" w:author="Author">
          <w:r w:rsidR="00E3249A" w:rsidDel="00A1585E">
            <w:delText>n</w:delText>
          </w:r>
          <w:r w:rsidR="00F76371" w:rsidDel="00A1585E">
            <w:delText xml:space="preserve"> PPE </w:delText>
          </w:r>
          <w:r w:rsidR="004356C3" w:rsidDel="00A1585E">
            <w:delText>and risk detection</w:delText>
          </w:r>
          <w:r w:rsidR="00A23629" w:rsidDel="00A1585E">
            <w:delText xml:space="preserve"> model</w:delText>
          </w:r>
        </w:del>
      </w:ins>
      <w:del w:id="439" w:author="Author">
        <w:r w:rsidRPr="002D4C86" w:rsidDel="00A1585E">
          <w:delText xml:space="preserve"> novel approach to reducing </w:delText>
        </w:r>
      </w:del>
      <w:ins w:id="440" w:author="Author">
        <w:del w:id="441" w:author="Author">
          <w:r w:rsidR="00E3249A" w:rsidDel="00A1585E">
            <w:delText xml:space="preserve">construction </w:delText>
          </w:r>
        </w:del>
      </w:ins>
      <w:del w:id="442" w:author="Author">
        <w:r w:rsidRPr="002D4C86" w:rsidDel="00A1585E">
          <w:delText>workplace accident risks. While challenges remain in optimizing performance for edge hardware, the "Workplace Safety Monitor" offers a promising framework for the future of automated site supervision</w:delText>
        </w:r>
        <w:r w:rsidDel="00A1585E">
          <w:delText xml:space="preserve">, the </w:delText>
        </w:r>
        <w:r w:rsidRPr="002D4C86" w:rsidDel="00A1585E">
          <w:delText xml:space="preserve">one </w:delText>
        </w:r>
      </w:del>
      <w:ins w:id="443" w:author="Author">
        <w:del w:id="444" w:author="Author">
          <w:r w:rsidR="00945773" w:rsidDel="00A1585E">
            <w:delText xml:space="preserve">optimising performance for edge hardware, the "Workplace Safety Monitor" offers a promising framework for the future of automated site supervision, </w:delText>
          </w:r>
        </w:del>
      </w:ins>
      <w:del w:id="445" w:author="Author">
        <w:r w:rsidRPr="002D4C86" w:rsidDel="00A1585E">
          <w:delText>where machines do not just see hazards, but understand them.</w:delText>
        </w:r>
      </w:del>
    </w:p>
    <w:p w14:paraId="49678B33" w14:textId="77777777" w:rsidR="00732E46" w:rsidRDefault="000F2C11" w:rsidP="00A1585E">
      <w:pPr>
        <w:keepNext/>
        <w:pBdr>
          <w:top w:val="nil"/>
          <w:left w:val="nil"/>
          <w:bottom w:val="nil"/>
          <w:right w:val="nil"/>
          <w:between w:val="nil"/>
        </w:pBdr>
        <w:spacing w:before="240" w:after="80"/>
        <w:jc w:val="center"/>
        <w:rPr>
          <w:color w:val="222222"/>
          <w:sz w:val="16"/>
          <w:szCs w:val="16"/>
        </w:rPr>
      </w:pPr>
      <w:r>
        <w:rPr>
          <w:smallCaps/>
          <w:color w:val="000000"/>
        </w:rPr>
        <w:t>References</w:t>
      </w:r>
    </w:p>
    <w:p w14:paraId="128A05AF" w14:textId="331D87E9" w:rsidR="00732E46" w:rsidRPr="00D050EC" w:rsidRDefault="00DD1661" w:rsidP="00D050EC">
      <w:pPr>
        <w:numPr>
          <w:ilvl w:val="0"/>
          <w:numId w:val="1"/>
        </w:numPr>
        <w:ind w:left="270" w:hanging="270"/>
        <w:jc w:val="both"/>
        <w:rPr>
          <w:sz w:val="16"/>
          <w:szCs w:val="16"/>
        </w:rPr>
      </w:pPr>
      <w:commentRangeStart w:id="446"/>
      <w:r w:rsidRPr="00DD1661">
        <w:rPr>
          <w:sz w:val="16"/>
          <w:szCs w:val="16"/>
        </w:rPr>
        <w:t xml:space="preserve">B. K. Akmal, W. Lestari, and A. I. Pradana, "Personal protective equipment completeness monitoring system using YOLO-based computer vision," </w:t>
      </w:r>
      <w:r w:rsidRPr="00DD1661">
        <w:rPr>
          <w:i/>
          <w:iCs/>
          <w:sz w:val="16"/>
          <w:szCs w:val="16"/>
        </w:rPr>
        <w:t>Journal of Applied Informatics and Computing</w:t>
      </w:r>
      <w:r w:rsidRPr="00DD1661">
        <w:rPr>
          <w:sz w:val="16"/>
          <w:szCs w:val="16"/>
        </w:rPr>
        <w:t>, vol. 9, no. 4, 2023</w:t>
      </w:r>
      <w:r w:rsidR="000F2C11" w:rsidRPr="00D050EC">
        <w:rPr>
          <w:sz w:val="16"/>
          <w:szCs w:val="16"/>
        </w:rPr>
        <w:t>.</w:t>
      </w:r>
    </w:p>
    <w:p w14:paraId="5408C46B" w14:textId="2CADD385" w:rsidR="00732E46" w:rsidRDefault="007F167B" w:rsidP="00EF6430">
      <w:pPr>
        <w:numPr>
          <w:ilvl w:val="0"/>
          <w:numId w:val="1"/>
        </w:numPr>
        <w:ind w:left="270" w:hanging="270"/>
        <w:jc w:val="both"/>
      </w:pPr>
      <w:r w:rsidRPr="007F167B">
        <w:rPr>
          <w:sz w:val="16"/>
          <w:szCs w:val="16"/>
        </w:rPr>
        <w:t xml:space="preserve">A. Abbas, F. Xu, S. Rahman, and Kim, "Temporal logic-based mobile monitoring for construction safety management," </w:t>
      </w:r>
      <w:r w:rsidRPr="007F167B">
        <w:rPr>
          <w:i/>
          <w:iCs/>
          <w:sz w:val="16"/>
          <w:szCs w:val="16"/>
        </w:rPr>
        <w:t>Automation in Construction</w:t>
      </w:r>
      <w:r w:rsidRPr="007F167B">
        <w:rPr>
          <w:sz w:val="16"/>
          <w:szCs w:val="16"/>
        </w:rPr>
        <w:t>, vol. 161, p. 105069, 2025.</w:t>
      </w:r>
    </w:p>
    <w:p w14:paraId="6F641F66" w14:textId="49ECA206" w:rsidR="00732E46" w:rsidRDefault="007F167B" w:rsidP="00EF6430">
      <w:pPr>
        <w:numPr>
          <w:ilvl w:val="0"/>
          <w:numId w:val="1"/>
        </w:numPr>
        <w:ind w:left="270" w:hanging="270"/>
        <w:jc w:val="both"/>
      </w:pPr>
      <w:r w:rsidRPr="007F167B">
        <w:rPr>
          <w:sz w:val="16"/>
          <w:szCs w:val="16"/>
        </w:rPr>
        <w:t xml:space="preserve">D. Gil and G. Lee, "Zero-shot monitoring of construction workers personal protective equipment based on image captioning," </w:t>
      </w:r>
      <w:r w:rsidRPr="007F167B">
        <w:rPr>
          <w:i/>
          <w:iCs/>
          <w:sz w:val="16"/>
          <w:szCs w:val="16"/>
        </w:rPr>
        <w:t>Automation in Construction</w:t>
      </w:r>
      <w:r w:rsidRPr="007F167B">
        <w:rPr>
          <w:sz w:val="16"/>
          <w:szCs w:val="16"/>
        </w:rPr>
        <w:t>, vol. 164, 2024.</w:t>
      </w:r>
    </w:p>
    <w:p w14:paraId="63EF07ED" w14:textId="6F42D623" w:rsidR="00732E46" w:rsidRPr="0050532F" w:rsidDel="005F32B7" w:rsidRDefault="3C05F0B1" w:rsidP="00C328CF">
      <w:pPr>
        <w:numPr>
          <w:ilvl w:val="0"/>
          <w:numId w:val="1"/>
        </w:numPr>
        <w:ind w:left="270" w:hanging="270"/>
        <w:jc w:val="both"/>
        <w:rPr>
          <w:del w:id="447" w:author="Author"/>
          <w:sz w:val="16"/>
          <w:szCs w:val="16"/>
        </w:rPr>
      </w:pPr>
      <w:r w:rsidRPr="005F32B7">
        <w:rPr>
          <w:sz w:val="16"/>
          <w:szCs w:val="16"/>
        </w:rPr>
        <w:t xml:space="preserve">Department of Occupational Safety and Health (DOSH), "Guidelines for Public Safety and Health at Construction Sites," 1994. </w:t>
      </w:r>
      <w:commentRangeEnd w:id="446"/>
      <w:r w:rsidR="005F32B7" w:rsidRPr="0050532F">
        <w:rPr>
          <w:rStyle w:val="CommentReference"/>
        </w:rPr>
        <w:commentReference w:id="446"/>
      </w:r>
    </w:p>
    <w:p w14:paraId="41C918F2" w14:textId="1D4A69A2" w:rsidR="00732E46" w:rsidRPr="005F32B7" w:rsidRDefault="3C05F0B1" w:rsidP="005F32B7">
      <w:pPr>
        <w:numPr>
          <w:ilvl w:val="0"/>
          <w:numId w:val="1"/>
        </w:numPr>
        <w:ind w:left="270" w:hanging="270"/>
        <w:jc w:val="both"/>
        <w:rPr>
          <w:sz w:val="16"/>
          <w:szCs w:val="16"/>
        </w:rPr>
      </w:pPr>
      <w:del w:id="448" w:author="Author">
        <w:r w:rsidRPr="005F32B7" w:rsidDel="3C05F0B1">
          <w:rPr>
            <w:sz w:val="16"/>
            <w:szCs w:val="16"/>
          </w:rPr>
          <w:delText>[5] Team 9, "Sprint 2 &amp; 3 Reports," Swinburne University of Technology Sarawak, 2025.</w:delText>
        </w:r>
        <w:r w:rsidRPr="005F32B7" w:rsidDel="1AA44615">
          <w:rPr>
            <w:sz w:val="16"/>
            <w:szCs w:val="16"/>
          </w:rPr>
          <w:delText> </w:delText>
        </w:r>
      </w:del>
    </w:p>
    <w:sectPr w:rsidR="00732E46" w:rsidRPr="005F32B7" w:rsidSect="00002FAF">
      <w:footnotePr>
        <w:numRestart w:val="eachSect"/>
      </w:footnotePr>
      <w:type w:val="continuous"/>
      <w:pgSz w:w="12240" w:h="15840"/>
      <w:pgMar w:top="1008" w:right="936" w:bottom="1008" w:left="936" w:header="432" w:footer="432" w:gutter="0"/>
      <w:pgNumType w:start="1"/>
      <w:cols w:num="2" w:space="720" w:equalWidth="0">
        <w:col w:w="5040" w:space="288"/>
        <w:col w:w="504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uthor" w:initials="A">
    <w:p w14:paraId="51F92219" w14:textId="77777777" w:rsidR="00DF4A80" w:rsidRDefault="00DF4A80" w:rsidP="00DF4A80">
      <w:pPr>
        <w:pStyle w:val="CommentText"/>
      </w:pPr>
      <w:r>
        <w:rPr>
          <w:rStyle w:val="CommentReference"/>
        </w:rPr>
        <w:annotationRef/>
      </w:r>
      <w:r>
        <w:rPr>
          <w:lang w:val="en-MY"/>
        </w:rPr>
        <w:t>Please look for more articles and incorporate relevant works on construction work safety. This is too little. You should have up to 10 relevant research reviews.</w:t>
      </w:r>
    </w:p>
    <w:p w14:paraId="1153C347" w14:textId="77777777" w:rsidR="00DF4A80" w:rsidRDefault="00DF4A80" w:rsidP="00DF4A80">
      <w:pPr>
        <w:pStyle w:val="CommentText"/>
      </w:pPr>
    </w:p>
  </w:comment>
  <w:comment w:id="120" w:author="Author" w:initials="A">
    <w:p w14:paraId="08E8B24E" w14:textId="77777777" w:rsidR="00F312C7" w:rsidRDefault="00C562A5" w:rsidP="00F312C7">
      <w:pPr>
        <w:pStyle w:val="CommentText"/>
      </w:pPr>
      <w:r>
        <w:rPr>
          <w:rStyle w:val="CommentReference"/>
        </w:rPr>
        <w:annotationRef/>
      </w:r>
      <w:r w:rsidR="00F312C7">
        <w:rPr>
          <w:lang w:val="en-MY"/>
        </w:rPr>
        <w:t>We need a software architecture diagram similar to the one I showed you before.</w:t>
      </w:r>
    </w:p>
  </w:comment>
  <w:comment w:id="121" w:author="Author" w:initials="A">
    <w:p w14:paraId="0C9B3146" w14:textId="77777777" w:rsidR="00C036CF" w:rsidRDefault="00C036CF" w:rsidP="00C036CF">
      <w:pPr>
        <w:pStyle w:val="CommentText"/>
      </w:pPr>
      <w:r>
        <w:rPr>
          <w:rStyle w:val="CommentReference"/>
        </w:rPr>
        <w:annotationRef/>
      </w:r>
      <w:r>
        <w:rPr>
          <w:lang w:val="en-MY"/>
        </w:rPr>
        <w:t>Please put a professional diagram drawing nicely</w:t>
      </w:r>
    </w:p>
  </w:comment>
  <w:comment w:id="246" w:author="Author" w:initials="A">
    <w:p w14:paraId="03B1FA3E" w14:textId="77777777" w:rsidR="00267A47" w:rsidRDefault="00267A47" w:rsidP="00267A47">
      <w:pPr>
        <w:pStyle w:val="CommentText"/>
      </w:pPr>
      <w:r>
        <w:rPr>
          <w:rStyle w:val="CommentReference"/>
        </w:rPr>
        <w:annotationRef/>
      </w:r>
      <w:r>
        <w:rPr>
          <w:lang w:val="en-MY"/>
        </w:rPr>
        <w:t>Put high resolution software interface here, and also dataset examples</w:t>
      </w:r>
    </w:p>
  </w:comment>
  <w:comment w:id="254" w:author="Author" w:initials="A">
    <w:p w14:paraId="7C71DD09" w14:textId="77777777" w:rsidR="00BA7ADC" w:rsidRDefault="00BA7ADC" w:rsidP="00BA7ADC">
      <w:pPr>
        <w:pStyle w:val="CommentText"/>
      </w:pPr>
      <w:r>
        <w:rPr>
          <w:rStyle w:val="CommentReference"/>
        </w:rPr>
        <w:annotationRef/>
      </w:r>
      <w:r>
        <w:rPr>
          <w:lang w:val="en-MY"/>
        </w:rPr>
        <w:t>Put high resolution software interface here, and also dataset examples</w:t>
      </w:r>
    </w:p>
  </w:comment>
  <w:comment w:id="267" w:author="Author" w:initials="A">
    <w:p w14:paraId="4269309A" w14:textId="77777777" w:rsidR="00BD4315" w:rsidRDefault="00BD4315" w:rsidP="00BD4315">
      <w:pPr>
        <w:pStyle w:val="CommentText"/>
      </w:pPr>
      <w:r>
        <w:rPr>
          <w:rStyle w:val="CommentReference"/>
        </w:rPr>
        <w:annotationRef/>
      </w:r>
      <w:r>
        <w:rPr>
          <w:lang w:val="en-MY"/>
        </w:rPr>
        <w:t>How does this compare to other works you reviewed in the very early section? Need to explain.</w:t>
      </w:r>
    </w:p>
  </w:comment>
  <w:comment w:id="382" w:author="Author" w:initials="A">
    <w:p w14:paraId="12D6E618" w14:textId="77777777" w:rsidR="00F20D9C" w:rsidRDefault="00F20D9C" w:rsidP="00F20D9C">
      <w:pPr>
        <w:pStyle w:val="CommentText"/>
      </w:pPr>
      <w:r>
        <w:rPr>
          <w:rStyle w:val="CommentReference"/>
        </w:rPr>
        <w:annotationRef/>
      </w:r>
      <w:r>
        <w:rPr>
          <w:lang w:val="en-MY"/>
        </w:rPr>
        <w:t>Add in a few lines on the futures of this solution you built. How can it help in making the overall construction site safe in the next 5 years?</w:t>
      </w:r>
    </w:p>
  </w:comment>
  <w:comment w:id="446" w:author="Author" w:initials="A">
    <w:p w14:paraId="596DC922" w14:textId="77777777" w:rsidR="005F32B7" w:rsidRDefault="005F32B7" w:rsidP="005F32B7">
      <w:pPr>
        <w:pStyle w:val="CommentText"/>
      </w:pPr>
      <w:r>
        <w:rPr>
          <w:rStyle w:val="CommentReference"/>
        </w:rPr>
        <w:annotationRef/>
      </w:r>
      <w:r>
        <w:rPr>
          <w:lang w:val="en-MY"/>
        </w:rPr>
        <w:t>Please use the IEEE format. Your final year report is not citable as it is not published.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53C347" w15:done="0"/>
  <w15:commentEx w15:paraId="08E8B24E" w15:done="0"/>
  <w15:commentEx w15:paraId="0C9B3146" w15:paraIdParent="08E8B24E" w15:done="0"/>
  <w15:commentEx w15:paraId="03B1FA3E" w15:done="0"/>
  <w15:commentEx w15:paraId="7C71DD09" w15:done="0"/>
  <w15:commentEx w15:paraId="4269309A" w15:done="0"/>
  <w15:commentEx w15:paraId="12D6E618" w15:done="0"/>
  <w15:commentEx w15:paraId="596DC92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53C347" w16cid:durableId="22D4FC16"/>
  <w16cid:commentId w16cid:paraId="08E8B24E" w16cid:durableId="1EF4D41C"/>
  <w16cid:commentId w16cid:paraId="0C9B3146" w16cid:durableId="6C53E984"/>
  <w16cid:commentId w16cid:paraId="03B1FA3E" w16cid:durableId="5995B4C6"/>
  <w16cid:commentId w16cid:paraId="7C71DD09" w16cid:durableId="1A0C90E3"/>
  <w16cid:commentId w16cid:paraId="4269309A" w16cid:durableId="23AC1F88"/>
  <w16cid:commentId w16cid:paraId="12D6E618" w16cid:durableId="2F293B36"/>
  <w16cid:commentId w16cid:paraId="596DC922" w16cid:durableId="6E6D20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33C8F" w14:textId="77777777" w:rsidR="00E64125" w:rsidRDefault="00E64125">
      <w:r>
        <w:separator/>
      </w:r>
    </w:p>
  </w:endnote>
  <w:endnote w:type="continuationSeparator" w:id="0">
    <w:p w14:paraId="26D28A24" w14:textId="77777777" w:rsidR="00E64125" w:rsidRDefault="00E64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0FE19" w14:textId="77777777" w:rsidR="00E64125" w:rsidRPr="009A0AA6" w:rsidRDefault="00E64125" w:rsidP="009A0AA6">
      <w:pPr>
        <w:pStyle w:val="Footer"/>
      </w:pPr>
    </w:p>
  </w:footnote>
  <w:footnote w:type="continuationSeparator" w:id="0">
    <w:p w14:paraId="2D539A83" w14:textId="77777777" w:rsidR="00E64125" w:rsidRDefault="00E64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E1025BD"/>
    <w:multiLevelType w:val="hybridMultilevel"/>
    <w:tmpl w:val="0BD413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545333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QwMrI0NDQxMDczNTFV0lEKTi0uzszPAykwrAUAfqg7TCwAAAA="/>
  </w:docVars>
  <w:rsids>
    <w:rsidRoot w:val="00732E46"/>
    <w:rsid w:val="00002FAF"/>
    <w:rsid w:val="00006431"/>
    <w:rsid w:val="00023182"/>
    <w:rsid w:val="00031B79"/>
    <w:rsid w:val="000340F4"/>
    <w:rsid w:val="0003442C"/>
    <w:rsid w:val="000403AE"/>
    <w:rsid w:val="00043D7F"/>
    <w:rsid w:val="00050683"/>
    <w:rsid w:val="00053B2E"/>
    <w:rsid w:val="000650E5"/>
    <w:rsid w:val="00067023"/>
    <w:rsid w:val="00081747"/>
    <w:rsid w:val="00082BAD"/>
    <w:rsid w:val="00084FE2"/>
    <w:rsid w:val="00085D7A"/>
    <w:rsid w:val="00087D13"/>
    <w:rsid w:val="0009315C"/>
    <w:rsid w:val="000968E1"/>
    <w:rsid w:val="000A42B0"/>
    <w:rsid w:val="000A4D77"/>
    <w:rsid w:val="000B29CA"/>
    <w:rsid w:val="000B4FA4"/>
    <w:rsid w:val="000C0164"/>
    <w:rsid w:val="000C13BF"/>
    <w:rsid w:val="000C21BE"/>
    <w:rsid w:val="000C5E79"/>
    <w:rsid w:val="000C6FFA"/>
    <w:rsid w:val="000D4F4C"/>
    <w:rsid w:val="000E1922"/>
    <w:rsid w:val="000E2ADC"/>
    <w:rsid w:val="000E4022"/>
    <w:rsid w:val="000F2C11"/>
    <w:rsid w:val="000F400B"/>
    <w:rsid w:val="000F6C67"/>
    <w:rsid w:val="00101CAC"/>
    <w:rsid w:val="00105715"/>
    <w:rsid w:val="001140E5"/>
    <w:rsid w:val="00114406"/>
    <w:rsid w:val="001245A4"/>
    <w:rsid w:val="00124A09"/>
    <w:rsid w:val="0013310C"/>
    <w:rsid w:val="001408BA"/>
    <w:rsid w:val="00142DBE"/>
    <w:rsid w:val="00143D8C"/>
    <w:rsid w:val="0014692A"/>
    <w:rsid w:val="00152AB3"/>
    <w:rsid w:val="0015590B"/>
    <w:rsid w:val="00160DD5"/>
    <w:rsid w:val="00170C54"/>
    <w:rsid w:val="00173A8F"/>
    <w:rsid w:val="001743EC"/>
    <w:rsid w:val="00180047"/>
    <w:rsid w:val="00181A04"/>
    <w:rsid w:val="0019206C"/>
    <w:rsid w:val="001A2B08"/>
    <w:rsid w:val="001B020C"/>
    <w:rsid w:val="001B0334"/>
    <w:rsid w:val="001B2E51"/>
    <w:rsid w:val="001B73F9"/>
    <w:rsid w:val="001C1747"/>
    <w:rsid w:val="001C2D35"/>
    <w:rsid w:val="001C359A"/>
    <w:rsid w:val="001C4658"/>
    <w:rsid w:val="001D0C78"/>
    <w:rsid w:val="001E7EDB"/>
    <w:rsid w:val="001F1173"/>
    <w:rsid w:val="001F2329"/>
    <w:rsid w:val="001F512A"/>
    <w:rsid w:val="002004D0"/>
    <w:rsid w:val="00200AEE"/>
    <w:rsid w:val="00201147"/>
    <w:rsid w:val="00201B07"/>
    <w:rsid w:val="00205144"/>
    <w:rsid w:val="00206D57"/>
    <w:rsid w:val="002237CF"/>
    <w:rsid w:val="00225DB6"/>
    <w:rsid w:val="002275D0"/>
    <w:rsid w:val="00233A4C"/>
    <w:rsid w:val="00234ABB"/>
    <w:rsid w:val="002354F5"/>
    <w:rsid w:val="00244345"/>
    <w:rsid w:val="002450F4"/>
    <w:rsid w:val="002546B8"/>
    <w:rsid w:val="0025500C"/>
    <w:rsid w:val="00255011"/>
    <w:rsid w:val="00256DB1"/>
    <w:rsid w:val="002577ED"/>
    <w:rsid w:val="0025795A"/>
    <w:rsid w:val="00261CB7"/>
    <w:rsid w:val="00262D2F"/>
    <w:rsid w:val="002652C2"/>
    <w:rsid w:val="00267A47"/>
    <w:rsid w:val="00272BD4"/>
    <w:rsid w:val="002775B6"/>
    <w:rsid w:val="00277F9E"/>
    <w:rsid w:val="00282E76"/>
    <w:rsid w:val="00285E41"/>
    <w:rsid w:val="002867B6"/>
    <w:rsid w:val="002947C5"/>
    <w:rsid w:val="002A01D1"/>
    <w:rsid w:val="002A61E2"/>
    <w:rsid w:val="002B0F6F"/>
    <w:rsid w:val="002D0827"/>
    <w:rsid w:val="002D4C86"/>
    <w:rsid w:val="002D556D"/>
    <w:rsid w:val="002E2421"/>
    <w:rsid w:val="002E4B18"/>
    <w:rsid w:val="002E6A8D"/>
    <w:rsid w:val="002E7463"/>
    <w:rsid w:val="002F0010"/>
    <w:rsid w:val="002F221E"/>
    <w:rsid w:val="002F2410"/>
    <w:rsid w:val="002F5A5C"/>
    <w:rsid w:val="00305C29"/>
    <w:rsid w:val="0031286C"/>
    <w:rsid w:val="00313303"/>
    <w:rsid w:val="003139A8"/>
    <w:rsid w:val="00332AA2"/>
    <w:rsid w:val="003340F2"/>
    <w:rsid w:val="00357347"/>
    <w:rsid w:val="0036091A"/>
    <w:rsid w:val="0037046B"/>
    <w:rsid w:val="003913E5"/>
    <w:rsid w:val="003929AF"/>
    <w:rsid w:val="003965E7"/>
    <w:rsid w:val="00397447"/>
    <w:rsid w:val="003B06AC"/>
    <w:rsid w:val="003B4A10"/>
    <w:rsid w:val="003E2C41"/>
    <w:rsid w:val="003E4D06"/>
    <w:rsid w:val="003F021E"/>
    <w:rsid w:val="003F0C8B"/>
    <w:rsid w:val="003F569C"/>
    <w:rsid w:val="00401C76"/>
    <w:rsid w:val="00402320"/>
    <w:rsid w:val="004063A4"/>
    <w:rsid w:val="004113A0"/>
    <w:rsid w:val="00413C68"/>
    <w:rsid w:val="0041428D"/>
    <w:rsid w:val="004143D6"/>
    <w:rsid w:val="00427E16"/>
    <w:rsid w:val="004305DE"/>
    <w:rsid w:val="004356C3"/>
    <w:rsid w:val="00441D98"/>
    <w:rsid w:val="00444839"/>
    <w:rsid w:val="00444A69"/>
    <w:rsid w:val="0044576B"/>
    <w:rsid w:val="00451844"/>
    <w:rsid w:val="0045390F"/>
    <w:rsid w:val="00461804"/>
    <w:rsid w:val="00467383"/>
    <w:rsid w:val="00470DAA"/>
    <w:rsid w:val="00471A31"/>
    <w:rsid w:val="00471CBC"/>
    <w:rsid w:val="00474613"/>
    <w:rsid w:val="0048247F"/>
    <w:rsid w:val="004950AF"/>
    <w:rsid w:val="004A0404"/>
    <w:rsid w:val="004A4B26"/>
    <w:rsid w:val="004A6F9A"/>
    <w:rsid w:val="004B29E3"/>
    <w:rsid w:val="004C0A1B"/>
    <w:rsid w:val="004C0A56"/>
    <w:rsid w:val="004C1E98"/>
    <w:rsid w:val="004C2573"/>
    <w:rsid w:val="004D7CFB"/>
    <w:rsid w:val="004E2B85"/>
    <w:rsid w:val="004E659F"/>
    <w:rsid w:val="004F6CBC"/>
    <w:rsid w:val="0050532F"/>
    <w:rsid w:val="00512AC5"/>
    <w:rsid w:val="00533E1B"/>
    <w:rsid w:val="00534305"/>
    <w:rsid w:val="00536057"/>
    <w:rsid w:val="00540CA4"/>
    <w:rsid w:val="005472A5"/>
    <w:rsid w:val="00550D56"/>
    <w:rsid w:val="00553A47"/>
    <w:rsid w:val="00561607"/>
    <w:rsid w:val="0056364D"/>
    <w:rsid w:val="00573913"/>
    <w:rsid w:val="0057624B"/>
    <w:rsid w:val="00580E38"/>
    <w:rsid w:val="0059348A"/>
    <w:rsid w:val="005A170E"/>
    <w:rsid w:val="005A2567"/>
    <w:rsid w:val="005A5536"/>
    <w:rsid w:val="005A62B8"/>
    <w:rsid w:val="005B0C71"/>
    <w:rsid w:val="005B43C2"/>
    <w:rsid w:val="005C18AE"/>
    <w:rsid w:val="005C2538"/>
    <w:rsid w:val="005C68BC"/>
    <w:rsid w:val="005C6A67"/>
    <w:rsid w:val="005D0B97"/>
    <w:rsid w:val="005D1978"/>
    <w:rsid w:val="005E2D10"/>
    <w:rsid w:val="005E69DC"/>
    <w:rsid w:val="005F03BF"/>
    <w:rsid w:val="005F045B"/>
    <w:rsid w:val="005F0DEA"/>
    <w:rsid w:val="005F12E8"/>
    <w:rsid w:val="005F1FCC"/>
    <w:rsid w:val="005F293A"/>
    <w:rsid w:val="005F32B7"/>
    <w:rsid w:val="005F3D88"/>
    <w:rsid w:val="005F4497"/>
    <w:rsid w:val="005F4E7D"/>
    <w:rsid w:val="005F5E3C"/>
    <w:rsid w:val="005F70B1"/>
    <w:rsid w:val="00601DF6"/>
    <w:rsid w:val="00604C32"/>
    <w:rsid w:val="006068E5"/>
    <w:rsid w:val="00613800"/>
    <w:rsid w:val="00613B0B"/>
    <w:rsid w:val="006209FC"/>
    <w:rsid w:val="00621141"/>
    <w:rsid w:val="00621BA4"/>
    <w:rsid w:val="00623CC4"/>
    <w:rsid w:val="006260E0"/>
    <w:rsid w:val="00632245"/>
    <w:rsid w:val="00636B1C"/>
    <w:rsid w:val="00636D0A"/>
    <w:rsid w:val="006429ED"/>
    <w:rsid w:val="0064398A"/>
    <w:rsid w:val="00645190"/>
    <w:rsid w:val="006514FE"/>
    <w:rsid w:val="0065173B"/>
    <w:rsid w:val="006522EE"/>
    <w:rsid w:val="0065459C"/>
    <w:rsid w:val="00660F88"/>
    <w:rsid w:val="006774B8"/>
    <w:rsid w:val="00677EC9"/>
    <w:rsid w:val="00677F63"/>
    <w:rsid w:val="0068400E"/>
    <w:rsid w:val="00690675"/>
    <w:rsid w:val="00694E0B"/>
    <w:rsid w:val="006B68F3"/>
    <w:rsid w:val="006C0683"/>
    <w:rsid w:val="006C32BD"/>
    <w:rsid w:val="006C4993"/>
    <w:rsid w:val="006C57BD"/>
    <w:rsid w:val="006C60F0"/>
    <w:rsid w:val="006C71FB"/>
    <w:rsid w:val="006D0ACF"/>
    <w:rsid w:val="006D2167"/>
    <w:rsid w:val="006E04C0"/>
    <w:rsid w:val="006E0F2D"/>
    <w:rsid w:val="006E2884"/>
    <w:rsid w:val="006E42E3"/>
    <w:rsid w:val="006E5F6E"/>
    <w:rsid w:val="006F18B8"/>
    <w:rsid w:val="006F6F5A"/>
    <w:rsid w:val="00704F92"/>
    <w:rsid w:val="007054D1"/>
    <w:rsid w:val="007105B0"/>
    <w:rsid w:val="00714582"/>
    <w:rsid w:val="00732E46"/>
    <w:rsid w:val="00733B00"/>
    <w:rsid w:val="00744ABC"/>
    <w:rsid w:val="00756915"/>
    <w:rsid w:val="00765FDB"/>
    <w:rsid w:val="00771AA2"/>
    <w:rsid w:val="007751E5"/>
    <w:rsid w:val="00782EC8"/>
    <w:rsid w:val="007874E7"/>
    <w:rsid w:val="0079143C"/>
    <w:rsid w:val="00791B07"/>
    <w:rsid w:val="007938DE"/>
    <w:rsid w:val="007960C1"/>
    <w:rsid w:val="007A2DEB"/>
    <w:rsid w:val="007B07C3"/>
    <w:rsid w:val="007B2D3F"/>
    <w:rsid w:val="007B38DE"/>
    <w:rsid w:val="007B62A7"/>
    <w:rsid w:val="007C410D"/>
    <w:rsid w:val="007C4276"/>
    <w:rsid w:val="007C5FE2"/>
    <w:rsid w:val="007D1EAD"/>
    <w:rsid w:val="007D380C"/>
    <w:rsid w:val="007D6D1D"/>
    <w:rsid w:val="007E4F27"/>
    <w:rsid w:val="007E5119"/>
    <w:rsid w:val="007E5A4C"/>
    <w:rsid w:val="007E67DA"/>
    <w:rsid w:val="007E713A"/>
    <w:rsid w:val="007F167B"/>
    <w:rsid w:val="007F220F"/>
    <w:rsid w:val="007F4FB6"/>
    <w:rsid w:val="00804D8B"/>
    <w:rsid w:val="0080720F"/>
    <w:rsid w:val="00810E2F"/>
    <w:rsid w:val="00813371"/>
    <w:rsid w:val="0081677D"/>
    <w:rsid w:val="00827FB8"/>
    <w:rsid w:val="008300B9"/>
    <w:rsid w:val="008313C6"/>
    <w:rsid w:val="00835740"/>
    <w:rsid w:val="00851B4D"/>
    <w:rsid w:val="00856C85"/>
    <w:rsid w:val="008573E0"/>
    <w:rsid w:val="008643C3"/>
    <w:rsid w:val="00865A83"/>
    <w:rsid w:val="00874977"/>
    <w:rsid w:val="008856C3"/>
    <w:rsid w:val="00887EE1"/>
    <w:rsid w:val="0089298D"/>
    <w:rsid w:val="00893110"/>
    <w:rsid w:val="00895251"/>
    <w:rsid w:val="008962FD"/>
    <w:rsid w:val="008A27E2"/>
    <w:rsid w:val="008B156B"/>
    <w:rsid w:val="008C13BB"/>
    <w:rsid w:val="008D17F5"/>
    <w:rsid w:val="008D2099"/>
    <w:rsid w:val="008E1259"/>
    <w:rsid w:val="008E1FF8"/>
    <w:rsid w:val="008E49EC"/>
    <w:rsid w:val="008E4F03"/>
    <w:rsid w:val="008E6856"/>
    <w:rsid w:val="008F2B50"/>
    <w:rsid w:val="008F4083"/>
    <w:rsid w:val="008F6573"/>
    <w:rsid w:val="00902071"/>
    <w:rsid w:val="009027FB"/>
    <w:rsid w:val="00930216"/>
    <w:rsid w:val="0093165B"/>
    <w:rsid w:val="00932FBA"/>
    <w:rsid w:val="009340B7"/>
    <w:rsid w:val="00935DF8"/>
    <w:rsid w:val="009427B3"/>
    <w:rsid w:val="009454A2"/>
    <w:rsid w:val="00945773"/>
    <w:rsid w:val="00945CC3"/>
    <w:rsid w:val="00951ED5"/>
    <w:rsid w:val="009524B9"/>
    <w:rsid w:val="00954BD6"/>
    <w:rsid w:val="0096199E"/>
    <w:rsid w:val="00962D3C"/>
    <w:rsid w:val="00964A96"/>
    <w:rsid w:val="009809A5"/>
    <w:rsid w:val="00981AB7"/>
    <w:rsid w:val="00983E22"/>
    <w:rsid w:val="00986618"/>
    <w:rsid w:val="00986FF7"/>
    <w:rsid w:val="009908ED"/>
    <w:rsid w:val="009A0AA6"/>
    <w:rsid w:val="009A1CD8"/>
    <w:rsid w:val="009B429F"/>
    <w:rsid w:val="009C41F7"/>
    <w:rsid w:val="009D0B85"/>
    <w:rsid w:val="009E2C51"/>
    <w:rsid w:val="009E6679"/>
    <w:rsid w:val="009E73E3"/>
    <w:rsid w:val="009F3730"/>
    <w:rsid w:val="009F6818"/>
    <w:rsid w:val="00A01186"/>
    <w:rsid w:val="00A153A1"/>
    <w:rsid w:val="00A1585E"/>
    <w:rsid w:val="00A23629"/>
    <w:rsid w:val="00A260E0"/>
    <w:rsid w:val="00A26A6A"/>
    <w:rsid w:val="00A27561"/>
    <w:rsid w:val="00A320DF"/>
    <w:rsid w:val="00A35FA0"/>
    <w:rsid w:val="00A371DB"/>
    <w:rsid w:val="00A41540"/>
    <w:rsid w:val="00A530D2"/>
    <w:rsid w:val="00A5515B"/>
    <w:rsid w:val="00A56CA7"/>
    <w:rsid w:val="00A6122B"/>
    <w:rsid w:val="00A623DE"/>
    <w:rsid w:val="00A63501"/>
    <w:rsid w:val="00A65256"/>
    <w:rsid w:val="00A679A8"/>
    <w:rsid w:val="00A76D62"/>
    <w:rsid w:val="00A8061B"/>
    <w:rsid w:val="00A80BDA"/>
    <w:rsid w:val="00A825F6"/>
    <w:rsid w:val="00A853F3"/>
    <w:rsid w:val="00A85B6E"/>
    <w:rsid w:val="00A97EC8"/>
    <w:rsid w:val="00AA224D"/>
    <w:rsid w:val="00AA5225"/>
    <w:rsid w:val="00AA61EA"/>
    <w:rsid w:val="00AA69C1"/>
    <w:rsid w:val="00AB3622"/>
    <w:rsid w:val="00AB4C22"/>
    <w:rsid w:val="00AC0FD4"/>
    <w:rsid w:val="00AE02A1"/>
    <w:rsid w:val="00AE19E9"/>
    <w:rsid w:val="00AE2C88"/>
    <w:rsid w:val="00AE3ED4"/>
    <w:rsid w:val="00AF079A"/>
    <w:rsid w:val="00AF3089"/>
    <w:rsid w:val="00AF3478"/>
    <w:rsid w:val="00AF4860"/>
    <w:rsid w:val="00AF79F3"/>
    <w:rsid w:val="00B027D6"/>
    <w:rsid w:val="00B05CCE"/>
    <w:rsid w:val="00B07BB7"/>
    <w:rsid w:val="00B10243"/>
    <w:rsid w:val="00B10AF1"/>
    <w:rsid w:val="00B11AE9"/>
    <w:rsid w:val="00B35271"/>
    <w:rsid w:val="00B41DB9"/>
    <w:rsid w:val="00B5108C"/>
    <w:rsid w:val="00B51AB6"/>
    <w:rsid w:val="00B54450"/>
    <w:rsid w:val="00B60677"/>
    <w:rsid w:val="00B614DA"/>
    <w:rsid w:val="00B630FA"/>
    <w:rsid w:val="00B6395C"/>
    <w:rsid w:val="00B64472"/>
    <w:rsid w:val="00B718B3"/>
    <w:rsid w:val="00B718CE"/>
    <w:rsid w:val="00B80765"/>
    <w:rsid w:val="00B80939"/>
    <w:rsid w:val="00B810ED"/>
    <w:rsid w:val="00B83635"/>
    <w:rsid w:val="00BA7ADC"/>
    <w:rsid w:val="00BB1691"/>
    <w:rsid w:val="00BB3A16"/>
    <w:rsid w:val="00BC0495"/>
    <w:rsid w:val="00BC34B2"/>
    <w:rsid w:val="00BC79CC"/>
    <w:rsid w:val="00BD25B3"/>
    <w:rsid w:val="00BD37B8"/>
    <w:rsid w:val="00BD4315"/>
    <w:rsid w:val="00BE4774"/>
    <w:rsid w:val="00BF2353"/>
    <w:rsid w:val="00BF7CF7"/>
    <w:rsid w:val="00C036CF"/>
    <w:rsid w:val="00C04F49"/>
    <w:rsid w:val="00C1172C"/>
    <w:rsid w:val="00C16047"/>
    <w:rsid w:val="00C22022"/>
    <w:rsid w:val="00C2209A"/>
    <w:rsid w:val="00C25825"/>
    <w:rsid w:val="00C328CF"/>
    <w:rsid w:val="00C5292F"/>
    <w:rsid w:val="00C52F3D"/>
    <w:rsid w:val="00C54B70"/>
    <w:rsid w:val="00C562A5"/>
    <w:rsid w:val="00C62589"/>
    <w:rsid w:val="00C64D24"/>
    <w:rsid w:val="00C6782E"/>
    <w:rsid w:val="00C72820"/>
    <w:rsid w:val="00C728E8"/>
    <w:rsid w:val="00C74D8D"/>
    <w:rsid w:val="00C7592D"/>
    <w:rsid w:val="00C821C0"/>
    <w:rsid w:val="00C84B53"/>
    <w:rsid w:val="00C87407"/>
    <w:rsid w:val="00C875BB"/>
    <w:rsid w:val="00C9162C"/>
    <w:rsid w:val="00C9413D"/>
    <w:rsid w:val="00CA191A"/>
    <w:rsid w:val="00CA40A7"/>
    <w:rsid w:val="00CA7F06"/>
    <w:rsid w:val="00CB5CB4"/>
    <w:rsid w:val="00CB6B09"/>
    <w:rsid w:val="00CC21A8"/>
    <w:rsid w:val="00CC29D3"/>
    <w:rsid w:val="00CC3894"/>
    <w:rsid w:val="00CC6429"/>
    <w:rsid w:val="00CC682A"/>
    <w:rsid w:val="00CD54DC"/>
    <w:rsid w:val="00CE1650"/>
    <w:rsid w:val="00CE3863"/>
    <w:rsid w:val="00CF1586"/>
    <w:rsid w:val="00CF48E2"/>
    <w:rsid w:val="00CF622D"/>
    <w:rsid w:val="00CF6A92"/>
    <w:rsid w:val="00D01C0B"/>
    <w:rsid w:val="00D03368"/>
    <w:rsid w:val="00D050EC"/>
    <w:rsid w:val="00D054C2"/>
    <w:rsid w:val="00D05F12"/>
    <w:rsid w:val="00D10AC8"/>
    <w:rsid w:val="00D20E00"/>
    <w:rsid w:val="00D21B91"/>
    <w:rsid w:val="00D27051"/>
    <w:rsid w:val="00D273EC"/>
    <w:rsid w:val="00D27509"/>
    <w:rsid w:val="00D323A5"/>
    <w:rsid w:val="00D375D2"/>
    <w:rsid w:val="00D44566"/>
    <w:rsid w:val="00D51712"/>
    <w:rsid w:val="00D52B9D"/>
    <w:rsid w:val="00D660C0"/>
    <w:rsid w:val="00D66246"/>
    <w:rsid w:val="00D66528"/>
    <w:rsid w:val="00D66C8F"/>
    <w:rsid w:val="00D80C60"/>
    <w:rsid w:val="00D83AF6"/>
    <w:rsid w:val="00D868B8"/>
    <w:rsid w:val="00D87F8B"/>
    <w:rsid w:val="00D900B2"/>
    <w:rsid w:val="00D9100F"/>
    <w:rsid w:val="00D9148B"/>
    <w:rsid w:val="00D92C67"/>
    <w:rsid w:val="00DA34C3"/>
    <w:rsid w:val="00DA5A9A"/>
    <w:rsid w:val="00DB3364"/>
    <w:rsid w:val="00DB4355"/>
    <w:rsid w:val="00DB631E"/>
    <w:rsid w:val="00DC444C"/>
    <w:rsid w:val="00DC758F"/>
    <w:rsid w:val="00DC7DE5"/>
    <w:rsid w:val="00DD11E3"/>
    <w:rsid w:val="00DD1661"/>
    <w:rsid w:val="00DD4C16"/>
    <w:rsid w:val="00DD7F24"/>
    <w:rsid w:val="00DE1505"/>
    <w:rsid w:val="00DF1EC3"/>
    <w:rsid w:val="00DF4A80"/>
    <w:rsid w:val="00DF6629"/>
    <w:rsid w:val="00DF6FC6"/>
    <w:rsid w:val="00DF70AB"/>
    <w:rsid w:val="00E003DD"/>
    <w:rsid w:val="00E012D9"/>
    <w:rsid w:val="00E05618"/>
    <w:rsid w:val="00E05735"/>
    <w:rsid w:val="00E1312C"/>
    <w:rsid w:val="00E2077B"/>
    <w:rsid w:val="00E21ED4"/>
    <w:rsid w:val="00E247D3"/>
    <w:rsid w:val="00E25ACE"/>
    <w:rsid w:val="00E30D60"/>
    <w:rsid w:val="00E3249A"/>
    <w:rsid w:val="00E3576F"/>
    <w:rsid w:val="00E36A78"/>
    <w:rsid w:val="00E37FB0"/>
    <w:rsid w:val="00E40922"/>
    <w:rsid w:val="00E45781"/>
    <w:rsid w:val="00E505A5"/>
    <w:rsid w:val="00E57D3D"/>
    <w:rsid w:val="00E625A7"/>
    <w:rsid w:val="00E64125"/>
    <w:rsid w:val="00E653B5"/>
    <w:rsid w:val="00E65DF7"/>
    <w:rsid w:val="00E66A18"/>
    <w:rsid w:val="00E671C5"/>
    <w:rsid w:val="00E71F8A"/>
    <w:rsid w:val="00E725A5"/>
    <w:rsid w:val="00E72E8F"/>
    <w:rsid w:val="00E83EBE"/>
    <w:rsid w:val="00E85EE4"/>
    <w:rsid w:val="00E86736"/>
    <w:rsid w:val="00E90136"/>
    <w:rsid w:val="00E92200"/>
    <w:rsid w:val="00E97E05"/>
    <w:rsid w:val="00EA28BD"/>
    <w:rsid w:val="00EA352F"/>
    <w:rsid w:val="00EB2B30"/>
    <w:rsid w:val="00EB38C7"/>
    <w:rsid w:val="00EB4C64"/>
    <w:rsid w:val="00EB6E7B"/>
    <w:rsid w:val="00EC0795"/>
    <w:rsid w:val="00EC35CE"/>
    <w:rsid w:val="00EC5FAA"/>
    <w:rsid w:val="00EC6846"/>
    <w:rsid w:val="00ED0042"/>
    <w:rsid w:val="00ED191D"/>
    <w:rsid w:val="00ED1F38"/>
    <w:rsid w:val="00ED3AE9"/>
    <w:rsid w:val="00EE0019"/>
    <w:rsid w:val="00EE01E7"/>
    <w:rsid w:val="00EE02E8"/>
    <w:rsid w:val="00EE0C28"/>
    <w:rsid w:val="00EF1A55"/>
    <w:rsid w:val="00EF1B8A"/>
    <w:rsid w:val="00EF34FA"/>
    <w:rsid w:val="00EF616F"/>
    <w:rsid w:val="00EF6430"/>
    <w:rsid w:val="00EF6B63"/>
    <w:rsid w:val="00F001BA"/>
    <w:rsid w:val="00F14BC8"/>
    <w:rsid w:val="00F20D9C"/>
    <w:rsid w:val="00F22A05"/>
    <w:rsid w:val="00F23848"/>
    <w:rsid w:val="00F238CD"/>
    <w:rsid w:val="00F31090"/>
    <w:rsid w:val="00F312C7"/>
    <w:rsid w:val="00F33F99"/>
    <w:rsid w:val="00F34C43"/>
    <w:rsid w:val="00F45B88"/>
    <w:rsid w:val="00F47670"/>
    <w:rsid w:val="00F527AB"/>
    <w:rsid w:val="00F55A17"/>
    <w:rsid w:val="00F569A7"/>
    <w:rsid w:val="00F60F2B"/>
    <w:rsid w:val="00F63253"/>
    <w:rsid w:val="00F63565"/>
    <w:rsid w:val="00F64633"/>
    <w:rsid w:val="00F6530F"/>
    <w:rsid w:val="00F67007"/>
    <w:rsid w:val="00F75CF6"/>
    <w:rsid w:val="00F76371"/>
    <w:rsid w:val="00F8245B"/>
    <w:rsid w:val="00F8545F"/>
    <w:rsid w:val="00F86D1C"/>
    <w:rsid w:val="00F9071F"/>
    <w:rsid w:val="00FA2052"/>
    <w:rsid w:val="00FA2BA5"/>
    <w:rsid w:val="00FA4C7D"/>
    <w:rsid w:val="00FA6C74"/>
    <w:rsid w:val="00FB41DF"/>
    <w:rsid w:val="00FB5750"/>
    <w:rsid w:val="00FC2AF3"/>
    <w:rsid w:val="00FC6C50"/>
    <w:rsid w:val="00FC732C"/>
    <w:rsid w:val="00FD69D2"/>
    <w:rsid w:val="00FF3444"/>
    <w:rsid w:val="00FF4CDD"/>
    <w:rsid w:val="00FF69F4"/>
    <w:rsid w:val="04E20C10"/>
    <w:rsid w:val="066E63DE"/>
    <w:rsid w:val="11DAB18F"/>
    <w:rsid w:val="1510BE4E"/>
    <w:rsid w:val="1AA44615"/>
    <w:rsid w:val="1FAB2E17"/>
    <w:rsid w:val="2602D187"/>
    <w:rsid w:val="29215C6D"/>
    <w:rsid w:val="2BB67FB3"/>
    <w:rsid w:val="2D042A7F"/>
    <w:rsid w:val="2E987358"/>
    <w:rsid w:val="3C05F0B1"/>
    <w:rsid w:val="3E5D0C4B"/>
    <w:rsid w:val="42C2AC74"/>
    <w:rsid w:val="484E0F3F"/>
    <w:rsid w:val="4AF45F60"/>
    <w:rsid w:val="4ED4CC11"/>
    <w:rsid w:val="56581524"/>
    <w:rsid w:val="5A54CF24"/>
    <w:rsid w:val="6AE9C8E3"/>
    <w:rsid w:val="6B84FD0D"/>
    <w:rsid w:val="76DE85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747"/>
  </w:style>
  <w:style w:type="paragraph" w:styleId="Heading1">
    <w:name w:val="heading 1"/>
    <w:basedOn w:val="Normal"/>
    <w:next w:val="Normal"/>
    <w:link w:val="Heading1Char"/>
    <w:autoRedefine/>
    <w:uiPriority w:val="9"/>
    <w:qFormat/>
    <w:rsid w:val="008A27E2"/>
    <w:pPr>
      <w:keepNext/>
      <w:spacing w:before="240" w:after="80"/>
      <w:jc w:val="center"/>
      <w:outlineLvl w:val="0"/>
      <w:pPrChange w:id="0" w:author="Author">
        <w:pPr>
          <w:keepNext/>
          <w:spacing w:before="240" w:after="80"/>
          <w:jc w:val="center"/>
          <w:outlineLvl w:val="0"/>
        </w:pPr>
      </w:pPrChange>
    </w:pPr>
    <w:rPr>
      <w:smallCaps/>
      <w:kern w:val="28"/>
      <w:rPrChange w:id="0" w:author="Author">
        <w:rPr>
          <w:smallCaps/>
          <w:kern w:val="28"/>
          <w:lang w:val="en-US" w:eastAsia="en-US" w:bidi="ar-SA"/>
        </w:rPr>
      </w:rPrChange>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A27E2"/>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Revision">
    <w:name w:val="Revision"/>
    <w:hidden/>
    <w:uiPriority w:val="99"/>
    <w:semiHidden/>
    <w:rsid w:val="00F64633"/>
  </w:style>
  <w:style w:type="table" w:styleId="PlainTable5">
    <w:name w:val="Plain Table 5"/>
    <w:basedOn w:val="TableNormal"/>
    <w:uiPriority w:val="45"/>
    <w:rsid w:val="00AE02A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IntenseEmphasis">
    <w:name w:val="Intense Emphasis"/>
    <w:basedOn w:val="DefaultParagraphFont"/>
    <w:uiPriority w:val="21"/>
    <w:qFormat/>
    <w:rsid w:val="00F60F2B"/>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b63ccca9-c1ef-42e5-8b5f-ba262db88ee1}" enabled="1" method="Standard" siteId="{3f639a9b-27c8-4403-82b1-ebfb88052d15}"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2025</Words>
  <Characters>12069</Characters>
  <Application>Microsoft Office Word</Application>
  <DocSecurity>0</DocSecurity>
  <Lines>335</Lines>
  <Paragraphs>145</Paragraphs>
  <ScaleCrop>false</ScaleCrop>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2025-12-11T14:17:00Z</dcterms:created>
  <dcterms:modified xsi:type="dcterms:W3CDTF">2025-12-11T14:17:00Z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093dc587-692b-44ac-b6b9-3f7570be6726</vt:lpwstr>
  </property>
</Properties>
</file>